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color w:val="343541"/>
          <w:sz w:val="24"/>
          <w:szCs w:val="24"/>
        </w:rPr>
      </w:pPr>
      <w:r w:rsidDel="00000000" w:rsidR="00000000" w:rsidRPr="00000000">
        <w:rPr>
          <w:rtl w:val="0"/>
        </w:rPr>
        <w:t xml:space="preserve">    </w:t>
      </w:r>
      <w:r w:rsidDel="00000000" w:rsidR="00000000" w:rsidRPr="00000000">
        <w:rPr>
          <w:rFonts w:ascii="Roboto" w:cs="Roboto" w:eastAsia="Roboto" w:hAnsi="Roboto"/>
          <w:color w:val="343541"/>
          <w:sz w:val="24"/>
          <w:szCs w:val="24"/>
          <w:rtl w:val="0"/>
        </w:rPr>
        <w:t xml:space="preserve">You are working on a project to launch a new dairy product for Vinamilk, assume it's a new kind of nut milk. Based on knowledge about project management , assume that you have a team with 10 members, let make a plan for 3 months to launch this product. The plan should be included but not limited to these activities: pre lunch, lunch, post lunch .</w:t>
      </w:r>
    </w:p>
    <w:p w:rsidR="00000000" w:rsidDel="00000000" w:rsidP="00000000" w:rsidRDefault="00000000" w:rsidRPr="00000000" w14:paraId="00000002">
      <w:pPr>
        <w:rPr/>
      </w:pPr>
      <w:r w:rsidDel="00000000" w:rsidR="00000000" w:rsidRPr="00000000">
        <w:rPr>
          <w:rFonts w:ascii="Roboto" w:cs="Roboto" w:eastAsia="Roboto" w:hAnsi="Roboto"/>
          <w:color w:val="343541"/>
          <w:sz w:val="24"/>
          <w:szCs w:val="24"/>
          <w:rtl w:val="0"/>
        </w:rPr>
        <w:t xml:space="preserve">     Request 1:  Develop a WBS for the project. Break down the work to level 3 or 4 , as appropriate </w:t>
      </w:r>
      <w:r w:rsidDel="00000000" w:rsidR="00000000" w:rsidRPr="00000000">
        <w:rPr>
          <w:rtl w:val="0"/>
        </w:rPr>
      </w:r>
    </w:p>
    <w:p w:rsidR="00000000" w:rsidDel="00000000" w:rsidP="00000000" w:rsidRDefault="00000000" w:rsidRPr="00000000" w14:paraId="00000003">
      <w:pPr>
        <w:numPr>
          <w:ilvl w:val="0"/>
          <w:numId w:val="9"/>
        </w:numPr>
        <w:ind w:left="720" w:hanging="360"/>
        <w:rPr/>
      </w:pPr>
      <w:r w:rsidDel="00000000" w:rsidR="00000000" w:rsidRPr="00000000">
        <w:rPr>
          <w:rtl w:val="0"/>
        </w:rPr>
        <w:t xml:space="preserve"> </w:t>
      </w:r>
      <w:r w:rsidDel="00000000" w:rsidR="00000000" w:rsidRPr="00000000">
        <w:rPr>
          <w:rFonts w:ascii="Roboto" w:cs="Roboto" w:eastAsia="Roboto" w:hAnsi="Roboto"/>
          <w:color w:val="374151"/>
          <w:sz w:val="24"/>
          <w:szCs w:val="24"/>
          <w:rtl w:val="0"/>
        </w:rPr>
        <w:t xml:space="preserve">New nut milk launching project - Level 1 </w:t>
      </w:r>
      <w:r w:rsidDel="00000000" w:rsidR="00000000" w:rsidRPr="00000000">
        <w:rPr>
          <w:rtl w:val="0"/>
        </w:rPr>
      </w:r>
    </w:p>
    <w:p w:rsidR="00000000" w:rsidDel="00000000" w:rsidP="00000000" w:rsidRDefault="00000000" w:rsidRPr="00000000" w14:paraId="00000004">
      <w:pPr>
        <w:rPr>
          <w:rFonts w:ascii="Roboto" w:cs="Roboto" w:eastAsia="Roboto" w:hAnsi="Roboto"/>
          <w:b w:val="1"/>
          <w:color w:val="374151"/>
          <w:sz w:val="24"/>
          <w:szCs w:val="24"/>
        </w:rPr>
      </w:pPr>
      <w:r w:rsidDel="00000000" w:rsidR="00000000" w:rsidRPr="00000000">
        <w:rPr>
          <w:rFonts w:ascii="Roboto" w:cs="Roboto" w:eastAsia="Roboto" w:hAnsi="Roboto"/>
          <w:color w:val="374151"/>
          <w:sz w:val="24"/>
          <w:szCs w:val="24"/>
          <w:rtl w:val="0"/>
        </w:rPr>
        <w:t xml:space="preserve">         </w:t>
      </w:r>
      <w:r w:rsidDel="00000000" w:rsidR="00000000" w:rsidRPr="00000000">
        <w:rPr>
          <w:rFonts w:ascii="Roboto" w:cs="Roboto" w:eastAsia="Roboto" w:hAnsi="Roboto"/>
          <w:b w:val="1"/>
          <w:color w:val="374151"/>
          <w:sz w:val="24"/>
          <w:szCs w:val="24"/>
          <w:rtl w:val="0"/>
        </w:rPr>
        <w:t xml:space="preserve">1.1 Initiating - Level 2 </w:t>
      </w:r>
    </w:p>
    <w:p w:rsidR="00000000" w:rsidDel="00000000" w:rsidP="00000000" w:rsidRDefault="00000000" w:rsidRPr="00000000" w14:paraId="00000005">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1.1.1 Kick off meeting   - level 3  /</w:t>
      </w:r>
    </w:p>
    <w:p w:rsidR="00000000" w:rsidDel="00000000" w:rsidP="00000000" w:rsidRDefault="00000000" w:rsidRPr="00000000" w14:paraId="0000000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1.1.2 create a project charter </w:t>
      </w:r>
    </w:p>
    <w:p w:rsidR="00000000" w:rsidDel="00000000" w:rsidP="00000000" w:rsidRDefault="00000000" w:rsidRPr="00000000" w14:paraId="00000007">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1.1.2.1  Solidifying the project scope - level 3 </w:t>
      </w:r>
    </w:p>
    <w:p w:rsidR="00000000" w:rsidDel="00000000" w:rsidP="00000000" w:rsidRDefault="00000000" w:rsidRPr="00000000" w14:paraId="00000008">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1.1.2.2 Determine resources needed  - level 3 </w:t>
      </w:r>
    </w:p>
    <w:p w:rsidR="00000000" w:rsidDel="00000000" w:rsidP="00000000" w:rsidRDefault="00000000" w:rsidRPr="00000000" w14:paraId="0000000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1.1.2.3  Define project goal and deliverables - level 3 </w:t>
      </w:r>
    </w:p>
    <w:p w:rsidR="00000000" w:rsidDel="00000000" w:rsidP="00000000" w:rsidRDefault="00000000" w:rsidRPr="00000000" w14:paraId="0000000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1.1.3 get the project charter approved </w:t>
      </w:r>
    </w:p>
    <w:p w:rsidR="00000000" w:rsidDel="00000000" w:rsidP="00000000" w:rsidRDefault="00000000" w:rsidRPr="00000000" w14:paraId="0000000B">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1.1.5 Perform a cost - benefit analysis for the project- - level 3   </w:t>
      </w:r>
    </w:p>
    <w:p w:rsidR="00000000" w:rsidDel="00000000" w:rsidP="00000000" w:rsidRDefault="00000000" w:rsidRPr="00000000" w14:paraId="0000000C">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1.1.6 Create stakeholder register - level 3 </w:t>
      </w:r>
    </w:p>
    <w:p w:rsidR="00000000" w:rsidDel="00000000" w:rsidP="00000000" w:rsidRDefault="00000000" w:rsidRPr="00000000" w14:paraId="0000000D">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w:t>
      </w:r>
      <w:r w:rsidDel="00000000" w:rsidR="00000000" w:rsidRPr="00000000">
        <w:rPr>
          <w:rFonts w:ascii="Roboto" w:cs="Roboto" w:eastAsia="Roboto" w:hAnsi="Roboto"/>
          <w:b w:val="1"/>
          <w:color w:val="374151"/>
          <w:sz w:val="24"/>
          <w:szCs w:val="24"/>
          <w:rtl w:val="0"/>
        </w:rPr>
        <w:t xml:space="preserve">1.2 Planning - Level 2</w:t>
      </w: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0E">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1.2.1 Develop project management plan - level 3 </w:t>
      </w:r>
    </w:p>
    <w:p w:rsidR="00000000" w:rsidDel="00000000" w:rsidP="00000000" w:rsidRDefault="00000000" w:rsidRPr="00000000" w14:paraId="0000000F">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1.2.1.1 create scope management plan - level 4 </w:t>
      </w:r>
    </w:p>
    <w:p w:rsidR="00000000" w:rsidDel="00000000" w:rsidP="00000000" w:rsidRDefault="00000000" w:rsidRPr="00000000" w14:paraId="00000010">
      <w:pPr>
        <w:rPr>
          <w:color w:val="1a1d28"/>
          <w:sz w:val="24"/>
          <w:szCs w:val="24"/>
          <w:highlight w:val="white"/>
        </w:rPr>
      </w:pPr>
      <w:r w:rsidDel="00000000" w:rsidR="00000000" w:rsidRPr="00000000">
        <w:rPr>
          <w:rFonts w:ascii="Roboto" w:cs="Roboto" w:eastAsia="Roboto" w:hAnsi="Roboto"/>
          <w:color w:val="374151"/>
          <w:sz w:val="24"/>
          <w:szCs w:val="24"/>
          <w:rtl w:val="0"/>
        </w:rPr>
        <w:t xml:space="preserve">                    1.2.1.2 </w:t>
      </w:r>
      <w:r w:rsidDel="00000000" w:rsidR="00000000" w:rsidRPr="00000000">
        <w:rPr>
          <w:color w:val="1a1d28"/>
          <w:sz w:val="24"/>
          <w:szCs w:val="24"/>
          <w:highlight w:val="white"/>
          <w:rtl w:val="0"/>
        </w:rPr>
        <w:t xml:space="preserve">set the schedules </w:t>
      </w:r>
      <w:r w:rsidDel="00000000" w:rsidR="00000000" w:rsidRPr="00000000">
        <w:rPr>
          <w:rFonts w:ascii="Roboto" w:cs="Roboto" w:eastAsia="Roboto" w:hAnsi="Roboto"/>
          <w:color w:val="374151"/>
          <w:sz w:val="24"/>
          <w:szCs w:val="24"/>
          <w:rtl w:val="0"/>
        </w:rPr>
        <w:t xml:space="preserve">- level 4 / create time management plan </w:t>
      </w:r>
      <w:r w:rsidDel="00000000" w:rsidR="00000000" w:rsidRPr="00000000">
        <w:rPr>
          <w:rtl w:val="0"/>
        </w:rPr>
      </w:r>
    </w:p>
    <w:p w:rsidR="00000000" w:rsidDel="00000000" w:rsidP="00000000" w:rsidRDefault="00000000" w:rsidRPr="00000000" w14:paraId="00000011">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1.2.1.3 </w:t>
      </w:r>
      <w:r w:rsidDel="00000000" w:rsidR="00000000" w:rsidRPr="00000000">
        <w:rPr>
          <w:color w:val="1a1d28"/>
          <w:sz w:val="24"/>
          <w:szCs w:val="24"/>
          <w:highlight w:val="white"/>
          <w:rtl w:val="0"/>
        </w:rPr>
        <w:t xml:space="preserve">creates the  budget  management plan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2">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1.2.1.4 </w:t>
      </w:r>
      <w:r w:rsidDel="00000000" w:rsidR="00000000" w:rsidRPr="00000000">
        <w:rPr>
          <w:color w:val="1a1d28"/>
          <w:sz w:val="24"/>
          <w:szCs w:val="24"/>
          <w:highlight w:val="white"/>
          <w:rtl w:val="0"/>
        </w:rPr>
        <w:t xml:space="preserve">creates risk management plan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3">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1.2.1.5 Define project communication and reporting plan</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1.2.1.6 </w:t>
      </w:r>
      <w:r w:rsidDel="00000000" w:rsidR="00000000" w:rsidRPr="00000000">
        <w:rPr>
          <w:color w:val="1a1d28"/>
          <w:sz w:val="24"/>
          <w:szCs w:val="24"/>
          <w:highlight w:val="white"/>
          <w:rtl w:val="0"/>
        </w:rPr>
        <w:t xml:space="preserve">creates resource management plan </w:t>
      </w:r>
      <w:r w:rsidDel="00000000" w:rsidR="00000000" w:rsidRPr="00000000">
        <w:rPr>
          <w:rFonts w:ascii="Roboto" w:cs="Roboto" w:eastAsia="Roboto" w:hAnsi="Roboto"/>
          <w:color w:val="374151"/>
          <w:sz w:val="24"/>
          <w:szCs w:val="24"/>
          <w:rtl w:val="0"/>
        </w:rPr>
        <w:t xml:space="preserve">- level 4       </w:t>
      </w:r>
    </w:p>
    <w:p w:rsidR="00000000" w:rsidDel="00000000" w:rsidP="00000000" w:rsidRDefault="00000000" w:rsidRPr="00000000" w14:paraId="00000015">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1.2.2 Develop marketing plan - level 3 </w:t>
      </w:r>
    </w:p>
    <w:p w:rsidR="00000000" w:rsidDel="00000000" w:rsidP="00000000" w:rsidRDefault="00000000" w:rsidRPr="00000000" w14:paraId="0000001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1.2.2.1 Conduct market research and analysis</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7">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1.2.2.2 Define target market and customer segments</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8">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1.2.2.3 Develop marketing message and positioning</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1.2.2.4 Develop marketing mix strategy (product, price, promotion, and                        place) </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1.2.3 Develop product development plan - level 3 </w:t>
      </w:r>
    </w:p>
    <w:p w:rsidR="00000000" w:rsidDel="00000000" w:rsidP="00000000" w:rsidRDefault="00000000" w:rsidRPr="00000000" w14:paraId="0000001B">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1.2.3.1 Define product concept and features</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C">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1.2.3.2 Conduct product testing and validation</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D">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1.2.3.3 Develop product recipe and prototype</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E">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1.2.3.4 Define product packaging and branding strategy</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1F">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1.2.4 Develop launch plan - level 3 </w:t>
      </w:r>
    </w:p>
    <w:p w:rsidR="00000000" w:rsidDel="00000000" w:rsidP="00000000" w:rsidRDefault="00000000" w:rsidRPr="00000000" w14:paraId="00000020">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1.2.4.1 Define launch timeline and milestones</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1">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1.2.4.2 Develop launch event and promotion plan</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2">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1.2.4.3 Define sales and distribution strategy</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3">
      <w:pPr>
        <w:rPr>
          <w:rFonts w:ascii="Roboto" w:cs="Roboto" w:eastAsia="Roboto" w:hAnsi="Roboto"/>
          <w:b w:val="1"/>
          <w:color w:val="374151"/>
          <w:sz w:val="24"/>
          <w:szCs w:val="24"/>
        </w:rPr>
      </w:pPr>
      <w:r w:rsidDel="00000000" w:rsidR="00000000" w:rsidRPr="00000000">
        <w:rPr>
          <w:rFonts w:ascii="Roboto" w:cs="Roboto" w:eastAsia="Roboto" w:hAnsi="Roboto"/>
          <w:color w:val="374151"/>
          <w:sz w:val="24"/>
          <w:szCs w:val="24"/>
          <w:rtl w:val="0"/>
        </w:rPr>
        <w:t xml:space="preserve">      </w:t>
      </w:r>
      <w:r w:rsidDel="00000000" w:rsidR="00000000" w:rsidRPr="00000000">
        <w:rPr>
          <w:rFonts w:ascii="Roboto" w:cs="Roboto" w:eastAsia="Roboto" w:hAnsi="Roboto"/>
          <w:b w:val="1"/>
          <w:color w:val="374151"/>
          <w:sz w:val="24"/>
          <w:szCs w:val="24"/>
          <w:rtl w:val="0"/>
        </w:rPr>
        <w:t xml:space="preserve">1.3 Executing - Level 2 </w:t>
      </w:r>
    </w:p>
    <w:p w:rsidR="00000000" w:rsidDel="00000000" w:rsidP="00000000" w:rsidRDefault="00000000" w:rsidRPr="00000000" w14:paraId="0000002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1.3.1 Pre-launch - level 3 </w:t>
      </w:r>
    </w:p>
    <w:p w:rsidR="00000000" w:rsidDel="00000000" w:rsidP="00000000" w:rsidRDefault="00000000" w:rsidRPr="00000000" w14:paraId="00000025">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1.3.1.1 Finalize product recipe and packaging</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1.3.1.2 Conduct sensory testing and quality assurance</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7">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1.3.1.3 Finalize marketing and launch event plan</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8">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1.3.1.4 Train sales and distribution team</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1.3.2 Launch - level 3 </w:t>
      </w:r>
    </w:p>
    <w:p w:rsidR="00000000" w:rsidDel="00000000" w:rsidP="00000000" w:rsidRDefault="00000000" w:rsidRPr="00000000" w14:paraId="0000002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1.3.2.1 Execute launch event and promotion plan</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B">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1.3.2.2 Start production and distribution</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C">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1.3.2.3 Monitor sales and customer feedback</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D">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1.3.2.4 Adjust marketing and sales strategies as needed</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2E">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1.3.3 Post-launch - level 3 </w:t>
      </w:r>
    </w:p>
    <w:p w:rsidR="00000000" w:rsidDel="00000000" w:rsidP="00000000" w:rsidRDefault="00000000" w:rsidRPr="00000000" w14:paraId="0000002F">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1.3.3.1 Conduct post-launch evaluation and analysis</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30">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1.3.3.2 Collect and analyze sales data and customer feedback</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31">
      <w:pPr>
        <w:ind w:left="425"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1.3.3.3 Identify opportunities for product improvement and marketing                           optimization</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4</w:t>
      </w:r>
    </w:p>
    <w:p w:rsidR="00000000" w:rsidDel="00000000" w:rsidP="00000000" w:rsidRDefault="00000000" w:rsidRPr="00000000" w14:paraId="00000032">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w:t>
      </w:r>
      <w:r w:rsidDel="00000000" w:rsidR="00000000" w:rsidRPr="00000000">
        <w:rPr>
          <w:rFonts w:ascii="Roboto" w:cs="Roboto" w:eastAsia="Roboto" w:hAnsi="Roboto"/>
          <w:b w:val="1"/>
          <w:color w:val="374151"/>
          <w:sz w:val="24"/>
          <w:szCs w:val="24"/>
          <w:rtl w:val="0"/>
        </w:rPr>
        <w:t xml:space="preserve">1.4 Monitoring and Control - Level 2</w:t>
      </w: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33">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1.4.1 Monitor project progress and performance</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3</w:t>
      </w:r>
    </w:p>
    <w:p w:rsidR="00000000" w:rsidDel="00000000" w:rsidP="00000000" w:rsidRDefault="00000000" w:rsidRPr="00000000" w14:paraId="00000034">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1.4.2 Manage project risks and issues</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3</w:t>
      </w:r>
    </w:p>
    <w:p w:rsidR="00000000" w:rsidDel="00000000" w:rsidP="00000000" w:rsidRDefault="00000000" w:rsidRPr="00000000" w14:paraId="00000035">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1.4.3 Manage project adjustments to the schedule, budget and resources</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3</w:t>
      </w:r>
    </w:p>
    <w:p w:rsidR="00000000" w:rsidDel="00000000" w:rsidP="00000000" w:rsidRDefault="00000000" w:rsidRPr="00000000" w14:paraId="00000036">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1.4.4 Handle team’s communication and stakeholder engagement</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3</w:t>
      </w:r>
    </w:p>
    <w:p w:rsidR="00000000" w:rsidDel="00000000" w:rsidP="00000000" w:rsidRDefault="00000000" w:rsidRPr="00000000" w14:paraId="00000037">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w:t>
      </w:r>
      <w:r w:rsidDel="00000000" w:rsidR="00000000" w:rsidRPr="00000000">
        <w:rPr>
          <w:rFonts w:ascii="Roboto" w:cs="Roboto" w:eastAsia="Roboto" w:hAnsi="Roboto"/>
          <w:b w:val="1"/>
          <w:color w:val="374151"/>
          <w:sz w:val="24"/>
          <w:szCs w:val="24"/>
          <w:rtl w:val="0"/>
        </w:rPr>
        <w:t xml:space="preserve">1.5 Closing - Level 2</w:t>
      </w:r>
      <w:r w:rsidDel="00000000" w:rsidR="00000000" w:rsidRPr="00000000">
        <w:rPr>
          <w:rFonts w:ascii="Roboto" w:cs="Roboto" w:eastAsia="Roboto" w:hAnsi="Roboto"/>
          <w:color w:val="374151"/>
          <w:sz w:val="24"/>
          <w:szCs w:val="24"/>
          <w:rtl w:val="0"/>
        </w:rPr>
        <w:t xml:space="preserve"> </w:t>
      </w:r>
    </w:p>
    <w:p w:rsidR="00000000" w:rsidDel="00000000" w:rsidP="00000000" w:rsidRDefault="00000000" w:rsidRPr="00000000" w14:paraId="00000038">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1.5.1 Conduct project review and lessons learned</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3</w:t>
      </w:r>
    </w:p>
    <w:p w:rsidR="00000000" w:rsidDel="00000000" w:rsidP="00000000" w:rsidRDefault="00000000" w:rsidRPr="00000000" w14:paraId="0000003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1.5.2 Ensure all the task are completed</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3</w:t>
      </w:r>
    </w:p>
    <w:p w:rsidR="00000000" w:rsidDel="00000000" w:rsidP="00000000" w:rsidRDefault="00000000" w:rsidRPr="00000000" w14:paraId="0000003A">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1.5.2 Archive project documents and deliverables</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3</w:t>
      </w:r>
    </w:p>
    <w:p w:rsidR="00000000" w:rsidDel="00000000" w:rsidP="00000000" w:rsidRDefault="00000000" w:rsidRPr="00000000" w14:paraId="0000003B">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1.5.3 Celebrate project success and team achievements (Hold a close Project Ceremony)</w:t>
      </w:r>
      <w:r w:rsidDel="00000000" w:rsidR="00000000" w:rsidRPr="00000000">
        <w:rPr>
          <w:color w:val="1a1d28"/>
          <w:sz w:val="24"/>
          <w:szCs w:val="24"/>
          <w:highlight w:val="white"/>
          <w:rtl w:val="0"/>
        </w:rPr>
        <w:t xml:space="preserve"> </w:t>
      </w:r>
      <w:r w:rsidDel="00000000" w:rsidR="00000000" w:rsidRPr="00000000">
        <w:rPr>
          <w:rFonts w:ascii="Roboto" w:cs="Roboto" w:eastAsia="Roboto" w:hAnsi="Roboto"/>
          <w:color w:val="374151"/>
          <w:sz w:val="24"/>
          <w:szCs w:val="24"/>
          <w:rtl w:val="0"/>
        </w:rPr>
        <w:t xml:space="preserve">- level 3</w:t>
      </w:r>
    </w:p>
    <w:p w:rsidR="00000000" w:rsidDel="00000000" w:rsidP="00000000" w:rsidRDefault="00000000" w:rsidRPr="00000000" w14:paraId="0000003C">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rFonts w:ascii="Roboto" w:cs="Roboto" w:eastAsia="Roboto" w:hAnsi="Roboto"/>
          <w:color w:val="343541"/>
          <w:sz w:val="24"/>
          <w:szCs w:val="24"/>
        </w:rPr>
      </w:pPr>
      <w:r w:rsidDel="00000000" w:rsidR="00000000" w:rsidRPr="00000000">
        <w:rPr>
          <w:rtl w:val="0"/>
        </w:rPr>
        <w:t xml:space="preserve">Request 2 : </w:t>
      </w:r>
      <w:r w:rsidDel="00000000" w:rsidR="00000000" w:rsidRPr="00000000">
        <w:rPr>
          <w:rFonts w:ascii="Roboto" w:cs="Roboto" w:eastAsia="Roboto" w:hAnsi="Roboto"/>
          <w:color w:val="343541"/>
          <w:sz w:val="24"/>
          <w:szCs w:val="24"/>
          <w:rtl w:val="0"/>
        </w:rPr>
        <w:t xml:space="preserve">Identify at least five milestones mapped to the main deliverables for the project. For each milestone, write a short explanation of how to measure its status completed or not</w:t>
      </w:r>
    </w:p>
    <w:p w:rsidR="00000000" w:rsidDel="00000000" w:rsidP="00000000" w:rsidRDefault="00000000" w:rsidRPr="00000000" w14:paraId="0000003F">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40">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41">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42">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43">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44">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45">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46">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47">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48">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49">
      <w:pPr>
        <w:rPr>
          <w:rFonts w:ascii="Roboto" w:cs="Roboto" w:eastAsia="Roboto" w:hAnsi="Roboto"/>
          <w:color w:val="343541"/>
          <w:sz w:val="24"/>
          <w:szCs w:val="24"/>
        </w:rPr>
      </w:pPr>
      <w:r w:rsidDel="00000000" w:rsidR="00000000" w:rsidRPr="00000000">
        <w:rPr>
          <w:rtl w:val="0"/>
        </w:rPr>
      </w:r>
    </w:p>
    <w:tbl>
      <w:tblPr>
        <w:tblStyle w:val="Table1"/>
        <w:tblW w:w="888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875"/>
        <w:gridCol w:w="3420"/>
        <w:gridCol w:w="3060"/>
        <w:tblGridChange w:id="0">
          <w:tblGrid>
            <w:gridCol w:w="525"/>
            <w:gridCol w:w="1875"/>
            <w:gridCol w:w="3420"/>
            <w:gridCol w:w="3060"/>
          </w:tblGrid>
        </w:tblGridChange>
      </w:tblGrid>
      <w:tr>
        <w:trPr>
          <w:cantSplit w:val="0"/>
          <w:trHeight w:val="10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before="240" w:lineRule="auto"/>
              <w:rPr>
                <w:color w:val="343541"/>
                <w:sz w:val="24"/>
                <w:szCs w:val="24"/>
                <w:highlight w:val="white"/>
              </w:rPr>
            </w:pPr>
            <w:r w:rsidDel="00000000" w:rsidR="00000000" w:rsidRPr="00000000">
              <w:rPr>
                <w:color w:val="343541"/>
                <w:sz w:val="24"/>
                <w:szCs w:val="24"/>
                <w:highlight w:val="white"/>
                <w:rtl w:val="0"/>
              </w:rPr>
              <w:t xml:space="preserve">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Milestone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Deliverable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Explanation when it’s completed</w:t>
            </w:r>
          </w:p>
        </w:tc>
      </w:tr>
      <w:tr>
        <w:trPr>
          <w:cantSplit w:val="0"/>
          <w:trHeight w:val="49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finish initiating stage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numPr>
                <w:ilvl w:val="0"/>
                <w:numId w:val="7"/>
              </w:numPr>
              <w:ind w:left="720" w:hanging="360"/>
              <w:jc w:val="both"/>
              <w:rPr/>
            </w:pPr>
            <w:r w:rsidDel="00000000" w:rsidR="00000000" w:rsidRPr="00000000">
              <w:rPr>
                <w:color w:val="343541"/>
                <w:sz w:val="24"/>
                <w:szCs w:val="24"/>
                <w:highlight w:val="white"/>
                <w:rtl w:val="0"/>
              </w:rPr>
              <w:t xml:space="preserve">Project Charter</w:t>
            </w:r>
            <w:r w:rsidDel="00000000" w:rsidR="00000000" w:rsidRPr="00000000">
              <w:rPr>
                <w:rtl w:val="0"/>
              </w:rPr>
            </w:r>
          </w:p>
          <w:p w:rsidR="00000000" w:rsidDel="00000000" w:rsidP="00000000" w:rsidRDefault="00000000" w:rsidRPr="00000000" w14:paraId="00000051">
            <w:pPr>
              <w:numPr>
                <w:ilvl w:val="0"/>
                <w:numId w:val="7"/>
              </w:numPr>
              <w:ind w:left="720" w:hanging="360"/>
              <w:jc w:val="both"/>
              <w:rPr>
                <w:color w:val="374151"/>
              </w:rPr>
            </w:pPr>
            <w:r w:rsidDel="00000000" w:rsidR="00000000" w:rsidRPr="00000000">
              <w:rPr>
                <w:color w:val="374151"/>
                <w:sz w:val="24"/>
                <w:szCs w:val="24"/>
                <w:highlight w:val="white"/>
                <w:rtl w:val="0"/>
              </w:rPr>
              <w:t xml:space="preserve">Stakeholder analysis</w:t>
            </w:r>
            <w:r w:rsidDel="00000000" w:rsidR="00000000" w:rsidRPr="00000000">
              <w:rPr>
                <w:rtl w:val="0"/>
              </w:rPr>
            </w:r>
          </w:p>
          <w:p w:rsidR="00000000" w:rsidDel="00000000" w:rsidP="00000000" w:rsidRDefault="00000000" w:rsidRPr="00000000" w14:paraId="00000052">
            <w:pPr>
              <w:numPr>
                <w:ilvl w:val="0"/>
                <w:numId w:val="7"/>
              </w:numPr>
              <w:spacing w:after="240" w:lineRule="auto"/>
              <w:ind w:left="720" w:hanging="360"/>
              <w:jc w:val="both"/>
              <w:rPr>
                <w:color w:val="374151"/>
              </w:rPr>
            </w:pPr>
            <w:r w:rsidDel="00000000" w:rsidR="00000000" w:rsidRPr="00000000">
              <w:rPr>
                <w:color w:val="374151"/>
                <w:sz w:val="24"/>
                <w:szCs w:val="24"/>
                <w:highlight w:val="white"/>
                <w:rtl w:val="0"/>
              </w:rPr>
              <w:t xml:space="preserve">kickoff meeting minute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ind w:left="720" w:firstLine="0"/>
              <w:jc w:val="both"/>
              <w:rPr>
                <w:color w:val="374151"/>
              </w:rPr>
            </w:pPr>
            <w:r w:rsidDel="00000000" w:rsidR="00000000" w:rsidRPr="00000000">
              <w:rPr>
                <w:rtl w:val="0"/>
              </w:rPr>
            </w:r>
          </w:p>
          <w:p w:rsidR="00000000" w:rsidDel="00000000" w:rsidP="00000000" w:rsidRDefault="00000000" w:rsidRPr="00000000" w14:paraId="00000054">
            <w:pPr>
              <w:numPr>
                <w:ilvl w:val="0"/>
                <w:numId w:val="6"/>
              </w:numPr>
              <w:ind w:left="720" w:hanging="360"/>
              <w:jc w:val="both"/>
              <w:rPr>
                <w:color w:val="374151"/>
              </w:rPr>
            </w:pPr>
            <w:r w:rsidDel="00000000" w:rsidR="00000000" w:rsidRPr="00000000">
              <w:rPr>
                <w:color w:val="374151"/>
                <w:sz w:val="24"/>
                <w:szCs w:val="24"/>
                <w:highlight w:val="white"/>
                <w:rtl w:val="0"/>
              </w:rPr>
              <w:t xml:space="preserve">It should be approved and signed off by stakeholders.</w:t>
            </w:r>
            <w:r w:rsidDel="00000000" w:rsidR="00000000" w:rsidRPr="00000000">
              <w:rPr>
                <w:rtl w:val="0"/>
              </w:rPr>
            </w:r>
          </w:p>
          <w:p w:rsidR="00000000" w:rsidDel="00000000" w:rsidP="00000000" w:rsidRDefault="00000000" w:rsidRPr="00000000" w14:paraId="00000055">
            <w:pPr>
              <w:numPr>
                <w:ilvl w:val="0"/>
                <w:numId w:val="8"/>
              </w:numPr>
              <w:spacing w:after="240" w:lineRule="auto"/>
              <w:ind w:left="720" w:hanging="360"/>
              <w:jc w:val="both"/>
              <w:rPr>
                <w:color w:val="374151"/>
              </w:rPr>
            </w:pPr>
            <w:r w:rsidDel="00000000" w:rsidR="00000000" w:rsidRPr="00000000">
              <w:rPr>
                <w:color w:val="374151"/>
                <w:sz w:val="24"/>
                <w:szCs w:val="24"/>
                <w:highlight w:val="white"/>
                <w:rtl w:val="0"/>
              </w:rPr>
              <w:t xml:space="preserve"> All project team members have been assigned their roles and responsibilities.</w:t>
            </w:r>
            <w:r w:rsidDel="00000000" w:rsidR="00000000" w:rsidRPr="00000000">
              <w:rPr>
                <w:rtl w:val="0"/>
              </w:rPr>
            </w:r>
          </w:p>
        </w:tc>
      </w:tr>
      <w:tr>
        <w:trPr>
          <w:cantSplit w:val="0"/>
          <w:trHeight w:val="48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finish planning Stage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numPr>
                <w:ilvl w:val="0"/>
                <w:numId w:val="2"/>
              </w:numPr>
              <w:spacing w:before="240" w:lineRule="auto"/>
              <w:ind w:left="720" w:hanging="360"/>
              <w:jc w:val="both"/>
              <w:rPr>
                <w:color w:val="343541"/>
                <w:sz w:val="24"/>
                <w:szCs w:val="24"/>
                <w:highlight w:val="white"/>
              </w:rPr>
            </w:pPr>
            <w:r w:rsidDel="00000000" w:rsidR="00000000" w:rsidRPr="00000000">
              <w:rPr>
                <w:color w:val="343541"/>
                <w:sz w:val="24"/>
                <w:szCs w:val="24"/>
                <w:highlight w:val="white"/>
                <w:rtl w:val="0"/>
              </w:rPr>
              <w:t xml:space="preserve">Project plan: including scope, time , resource, communication management plan</w:t>
            </w:r>
          </w:p>
          <w:p w:rsidR="00000000" w:rsidDel="00000000" w:rsidP="00000000" w:rsidRDefault="00000000" w:rsidRPr="00000000" w14:paraId="00000059">
            <w:pPr>
              <w:numPr>
                <w:ilvl w:val="0"/>
                <w:numId w:val="2"/>
              </w:numPr>
              <w:ind w:left="720" w:hanging="360"/>
              <w:jc w:val="both"/>
              <w:rPr>
                <w:color w:val="343541"/>
                <w:sz w:val="24"/>
                <w:szCs w:val="24"/>
                <w:highlight w:val="white"/>
              </w:rPr>
            </w:pPr>
            <w:r w:rsidDel="00000000" w:rsidR="00000000" w:rsidRPr="00000000">
              <w:rPr>
                <w:rFonts w:ascii="Times New Roman" w:cs="Times New Roman" w:eastAsia="Times New Roman" w:hAnsi="Times New Roman"/>
                <w:color w:val="343541"/>
                <w:sz w:val="14"/>
                <w:szCs w:val="14"/>
                <w:rtl w:val="0"/>
              </w:rPr>
              <w:t xml:space="preserve">  </w:t>
            </w:r>
            <w:r w:rsidDel="00000000" w:rsidR="00000000" w:rsidRPr="00000000">
              <w:rPr>
                <w:color w:val="343541"/>
                <w:sz w:val="24"/>
                <w:szCs w:val="24"/>
                <w:highlight w:val="white"/>
                <w:rtl w:val="0"/>
              </w:rPr>
              <w:t xml:space="preserve">Project 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numPr>
                <w:ilvl w:val="0"/>
                <w:numId w:val="4"/>
              </w:numPr>
              <w:spacing w:before="240" w:lineRule="auto"/>
              <w:ind w:left="720" w:hanging="360"/>
              <w:rPr>
                <w:color w:val="374151"/>
                <w:sz w:val="24"/>
                <w:szCs w:val="24"/>
                <w:highlight w:val="white"/>
                <w:u w:val="none"/>
              </w:rPr>
            </w:pPr>
            <w:r w:rsidDel="00000000" w:rsidR="00000000" w:rsidRPr="00000000">
              <w:rPr>
                <w:color w:val="374151"/>
                <w:sz w:val="24"/>
                <w:szCs w:val="24"/>
                <w:highlight w:val="white"/>
                <w:rtl w:val="0"/>
              </w:rPr>
              <w:t xml:space="preserve"> the project plan has been developed, reviewed, and approved by stakeholders, </w:t>
            </w:r>
            <w:r w:rsidDel="00000000" w:rsidR="00000000" w:rsidRPr="00000000">
              <w:rPr>
                <w:rtl w:val="0"/>
              </w:rPr>
            </w:r>
          </w:p>
          <w:p w:rsidR="00000000" w:rsidDel="00000000" w:rsidP="00000000" w:rsidRDefault="00000000" w:rsidRPr="00000000" w14:paraId="0000005B">
            <w:pPr>
              <w:numPr>
                <w:ilvl w:val="0"/>
                <w:numId w:val="4"/>
              </w:numPr>
              <w:spacing w:after="240" w:lineRule="auto"/>
              <w:ind w:left="720" w:hanging="360"/>
              <w:rPr>
                <w:color w:val="374151"/>
                <w:sz w:val="24"/>
                <w:szCs w:val="24"/>
                <w:highlight w:val="white"/>
                <w:u w:val="none"/>
              </w:rPr>
            </w:pPr>
            <w:r w:rsidDel="00000000" w:rsidR="00000000" w:rsidRPr="00000000">
              <w:rPr>
                <w:color w:val="374151"/>
                <w:sz w:val="24"/>
                <w:szCs w:val="24"/>
                <w:highlight w:val="white"/>
                <w:rtl w:val="0"/>
              </w:rPr>
              <w:t xml:space="preserve">Project team has a clear understanding of the project's scope, objectives, timeline, and resources.</w:t>
            </w:r>
            <w:r w:rsidDel="00000000" w:rsidR="00000000" w:rsidRPr="00000000">
              <w:rPr>
                <w:rtl w:val="0"/>
              </w:rPr>
            </w:r>
          </w:p>
        </w:tc>
      </w:tr>
      <w:tr>
        <w:trPr>
          <w:cantSplit w:val="0"/>
          <w:trHeight w:val="45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Finish Executing  stage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•Pre-launch activities: recipe version , market research report , packaging design demo </w:t>
            </w:r>
          </w:p>
          <w:p w:rsidR="00000000" w:rsidDel="00000000" w:rsidP="00000000" w:rsidRDefault="00000000" w:rsidRPr="00000000" w14:paraId="0000005F">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•Launch activities: distribution campaign documents .</w:t>
            </w:r>
          </w:p>
          <w:p w:rsidR="00000000" w:rsidDel="00000000" w:rsidP="00000000" w:rsidRDefault="00000000" w:rsidRPr="00000000" w14:paraId="00000060">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•Post-launch activities: , customer feedback report ,  adjustments tracking documents </w:t>
            </w:r>
          </w:p>
          <w:p w:rsidR="00000000" w:rsidDel="00000000" w:rsidP="00000000" w:rsidRDefault="00000000" w:rsidRPr="00000000" w14:paraId="00000061">
            <w:pPr>
              <w:spacing w:before="240" w:lineRule="auto"/>
              <w:jc w:val="both"/>
              <w:rPr>
                <w:color w:val="343541"/>
                <w:sz w:val="24"/>
                <w:szCs w:val="24"/>
                <w:highlight w:val="white"/>
              </w:rPr>
            </w:pPr>
            <w:r w:rsidDel="00000000" w:rsidR="00000000" w:rsidRPr="00000000">
              <w:rPr>
                <w:rtl w:val="0"/>
              </w:rPr>
            </w:r>
          </w:p>
          <w:p w:rsidR="00000000" w:rsidDel="00000000" w:rsidP="00000000" w:rsidRDefault="00000000" w:rsidRPr="00000000" w14:paraId="00000062">
            <w:pPr>
              <w:spacing w:before="240" w:lineRule="auto"/>
              <w:jc w:val="both"/>
              <w:rPr>
                <w:color w:val="343541"/>
                <w:sz w:val="24"/>
                <w:szCs w:val="24"/>
                <w:highlight w:val="white"/>
              </w:rPr>
            </w:pPr>
            <w:r w:rsidDel="00000000" w:rsidR="00000000" w:rsidRPr="00000000">
              <w:rPr>
                <w:rtl w:val="0"/>
              </w:rPr>
            </w:r>
          </w:p>
          <w:p w:rsidR="00000000" w:rsidDel="00000000" w:rsidP="00000000" w:rsidRDefault="00000000" w:rsidRPr="00000000" w14:paraId="00000063">
            <w:pPr>
              <w:spacing w:before="240" w:lineRule="auto"/>
              <w:jc w:val="both"/>
              <w:rPr>
                <w:color w:val="343541"/>
                <w:sz w:val="24"/>
                <w:szCs w:val="24"/>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numPr>
                <w:ilvl w:val="0"/>
                <w:numId w:val="5"/>
              </w:numPr>
              <w:ind w:left="720" w:hanging="360"/>
              <w:jc w:val="both"/>
              <w:rPr>
                <w:color w:val="374151"/>
              </w:rPr>
            </w:pPr>
            <w:r w:rsidDel="00000000" w:rsidR="00000000" w:rsidRPr="00000000">
              <w:rPr>
                <w:color w:val="374151"/>
                <w:sz w:val="24"/>
                <w:szCs w:val="24"/>
                <w:highlight w:val="white"/>
                <w:rtl w:val="0"/>
              </w:rPr>
              <w:t xml:space="preserve"> The project team is executing the planned activities</w:t>
            </w:r>
            <w:r w:rsidDel="00000000" w:rsidR="00000000" w:rsidRPr="00000000">
              <w:rPr>
                <w:rtl w:val="0"/>
              </w:rPr>
            </w:r>
          </w:p>
          <w:p w:rsidR="00000000" w:rsidDel="00000000" w:rsidP="00000000" w:rsidRDefault="00000000" w:rsidRPr="00000000" w14:paraId="00000065">
            <w:pPr>
              <w:numPr>
                <w:ilvl w:val="0"/>
                <w:numId w:val="5"/>
              </w:numPr>
              <w:ind w:left="720" w:hanging="360"/>
              <w:jc w:val="both"/>
              <w:rPr>
                <w:color w:val="374151"/>
              </w:rPr>
            </w:pPr>
            <w:r w:rsidDel="00000000" w:rsidR="00000000" w:rsidRPr="00000000">
              <w:rPr>
                <w:color w:val="374151"/>
                <w:sz w:val="24"/>
                <w:szCs w:val="24"/>
                <w:highlight w:val="white"/>
                <w:rtl w:val="0"/>
              </w:rPr>
              <w:t xml:space="preserve">Deliverables are being produced on time and to the expected quality</w:t>
            </w:r>
            <w:r w:rsidDel="00000000" w:rsidR="00000000" w:rsidRPr="00000000">
              <w:rPr>
                <w:rtl w:val="0"/>
              </w:rPr>
            </w:r>
          </w:p>
          <w:p w:rsidR="00000000" w:rsidDel="00000000" w:rsidP="00000000" w:rsidRDefault="00000000" w:rsidRPr="00000000" w14:paraId="00000066">
            <w:pPr>
              <w:numPr>
                <w:ilvl w:val="0"/>
                <w:numId w:val="5"/>
              </w:numPr>
              <w:spacing w:after="240" w:lineRule="auto"/>
              <w:ind w:left="720" w:hanging="360"/>
              <w:jc w:val="both"/>
              <w:rPr>
                <w:color w:val="374151"/>
              </w:rPr>
            </w:pPr>
            <w:r w:rsidDel="00000000" w:rsidR="00000000" w:rsidRPr="00000000">
              <w:rPr>
                <w:color w:val="374151"/>
                <w:sz w:val="24"/>
                <w:szCs w:val="24"/>
                <w:highlight w:val="white"/>
                <w:rtl w:val="0"/>
              </w:rPr>
              <w:t xml:space="preserve"> Project issues are being addressed promptly.</w:t>
            </w:r>
            <w:r w:rsidDel="00000000" w:rsidR="00000000" w:rsidRPr="00000000">
              <w:rPr>
                <w:rtl w:val="0"/>
              </w:rPr>
            </w:r>
          </w:p>
          <w:p w:rsidR="00000000" w:rsidDel="00000000" w:rsidP="00000000" w:rsidRDefault="00000000" w:rsidRPr="00000000" w14:paraId="00000067">
            <w:pPr>
              <w:spacing w:before="240" w:lineRule="auto"/>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 </w:t>
            </w:r>
          </w:p>
          <w:p w:rsidR="00000000" w:rsidDel="00000000" w:rsidP="00000000" w:rsidRDefault="00000000" w:rsidRPr="00000000" w14:paraId="00000068">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 </w:t>
            </w:r>
          </w:p>
        </w:tc>
      </w:tr>
      <w:tr>
        <w:trPr>
          <w:cantSplit w:val="0"/>
          <w:trHeight w:val="54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finish monitoring and controlling stage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numPr>
                <w:ilvl w:val="0"/>
                <w:numId w:val="10"/>
              </w:numPr>
              <w:ind w:left="720" w:hanging="360"/>
              <w:jc w:val="both"/>
              <w:rPr>
                <w:color w:val="374151"/>
              </w:rPr>
            </w:pPr>
            <w:r w:rsidDel="00000000" w:rsidR="00000000" w:rsidRPr="00000000">
              <w:rPr>
                <w:color w:val="374151"/>
                <w:sz w:val="24"/>
                <w:szCs w:val="24"/>
                <w:highlight w:val="white"/>
                <w:rtl w:val="0"/>
              </w:rPr>
              <w:t xml:space="preserve">project status reports, </w:t>
            </w:r>
            <w:r w:rsidDel="00000000" w:rsidR="00000000" w:rsidRPr="00000000">
              <w:rPr>
                <w:rtl w:val="0"/>
              </w:rPr>
            </w:r>
          </w:p>
          <w:p w:rsidR="00000000" w:rsidDel="00000000" w:rsidP="00000000" w:rsidRDefault="00000000" w:rsidRPr="00000000" w14:paraId="0000006C">
            <w:pPr>
              <w:numPr>
                <w:ilvl w:val="0"/>
                <w:numId w:val="10"/>
              </w:numPr>
              <w:ind w:left="720" w:hanging="360"/>
              <w:jc w:val="both"/>
              <w:rPr>
                <w:color w:val="374151"/>
              </w:rPr>
            </w:pPr>
            <w:r w:rsidDel="00000000" w:rsidR="00000000" w:rsidRPr="00000000">
              <w:rPr>
                <w:color w:val="374151"/>
                <w:sz w:val="24"/>
                <w:szCs w:val="24"/>
                <w:highlight w:val="white"/>
                <w:rtl w:val="0"/>
              </w:rPr>
              <w:t xml:space="preserve">change requests,</w:t>
            </w:r>
            <w:r w:rsidDel="00000000" w:rsidR="00000000" w:rsidRPr="00000000">
              <w:rPr>
                <w:rtl w:val="0"/>
              </w:rPr>
            </w:r>
          </w:p>
          <w:p w:rsidR="00000000" w:rsidDel="00000000" w:rsidP="00000000" w:rsidRDefault="00000000" w:rsidRPr="00000000" w14:paraId="0000006D">
            <w:pPr>
              <w:numPr>
                <w:ilvl w:val="0"/>
                <w:numId w:val="10"/>
              </w:numPr>
              <w:spacing w:after="240" w:lineRule="auto"/>
              <w:ind w:left="720" w:hanging="360"/>
              <w:jc w:val="both"/>
              <w:rPr>
                <w:color w:val="374151"/>
              </w:rPr>
            </w:pPr>
            <w:r w:rsidDel="00000000" w:rsidR="00000000" w:rsidRPr="00000000">
              <w:rPr>
                <w:color w:val="374151"/>
                <w:sz w:val="24"/>
                <w:szCs w:val="24"/>
                <w:highlight w:val="white"/>
                <w:rtl w:val="0"/>
              </w:rPr>
              <w:t xml:space="preserve">risk assessments, and project performance metrics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before="240" w:lineRule="auto"/>
              <w:jc w:val="both"/>
              <w:rPr>
                <w:color w:val="374151"/>
                <w:sz w:val="24"/>
                <w:szCs w:val="24"/>
                <w:highlight w:val="white"/>
              </w:rPr>
            </w:pPr>
            <w:r w:rsidDel="00000000" w:rsidR="00000000" w:rsidRPr="00000000">
              <w:rPr>
                <w:color w:val="374151"/>
                <w:sz w:val="24"/>
                <w:szCs w:val="24"/>
                <w:highlight w:val="white"/>
                <w:rtl w:val="0"/>
              </w:rPr>
              <w:t xml:space="preserve">Its status can be measured by  -</w:t>
            </w:r>
          </w:p>
          <w:p w:rsidR="00000000" w:rsidDel="00000000" w:rsidP="00000000" w:rsidRDefault="00000000" w:rsidRPr="00000000" w14:paraId="0000006F">
            <w:pPr>
              <w:numPr>
                <w:ilvl w:val="0"/>
                <w:numId w:val="3"/>
              </w:numPr>
              <w:spacing w:before="240" w:lineRule="auto"/>
              <w:ind w:left="720" w:hanging="360"/>
              <w:jc w:val="both"/>
              <w:rPr>
                <w:color w:val="374151"/>
              </w:rPr>
            </w:pPr>
            <w:r w:rsidDel="00000000" w:rsidR="00000000" w:rsidRPr="00000000">
              <w:rPr>
                <w:color w:val="374151"/>
                <w:sz w:val="24"/>
                <w:szCs w:val="24"/>
                <w:highlight w:val="white"/>
                <w:rtl w:val="0"/>
              </w:rPr>
              <w:t xml:space="preserve">The project team is regularly monitoring project progress</w:t>
            </w:r>
            <w:r w:rsidDel="00000000" w:rsidR="00000000" w:rsidRPr="00000000">
              <w:rPr>
                <w:rtl w:val="0"/>
              </w:rPr>
            </w:r>
          </w:p>
          <w:p w:rsidR="00000000" w:rsidDel="00000000" w:rsidP="00000000" w:rsidRDefault="00000000" w:rsidRPr="00000000" w14:paraId="00000070">
            <w:pPr>
              <w:numPr>
                <w:ilvl w:val="0"/>
                <w:numId w:val="3"/>
              </w:numPr>
              <w:ind w:left="720" w:hanging="360"/>
              <w:jc w:val="both"/>
              <w:rPr>
                <w:color w:val="374151"/>
              </w:rPr>
            </w:pPr>
            <w:r w:rsidDel="00000000" w:rsidR="00000000" w:rsidRPr="00000000">
              <w:rPr>
                <w:color w:val="374151"/>
                <w:sz w:val="24"/>
                <w:szCs w:val="24"/>
                <w:highlight w:val="white"/>
                <w:rtl w:val="0"/>
              </w:rPr>
              <w:t xml:space="preserve"> Project issues and risks are being tracked and addressed</w:t>
            </w:r>
            <w:r w:rsidDel="00000000" w:rsidR="00000000" w:rsidRPr="00000000">
              <w:rPr>
                <w:rtl w:val="0"/>
              </w:rPr>
            </w:r>
          </w:p>
          <w:p w:rsidR="00000000" w:rsidDel="00000000" w:rsidP="00000000" w:rsidRDefault="00000000" w:rsidRPr="00000000" w14:paraId="00000071">
            <w:pPr>
              <w:numPr>
                <w:ilvl w:val="0"/>
                <w:numId w:val="3"/>
              </w:numPr>
              <w:spacing w:after="240" w:lineRule="auto"/>
              <w:ind w:left="720" w:hanging="360"/>
              <w:jc w:val="both"/>
              <w:rPr>
                <w:color w:val="374151"/>
              </w:rPr>
            </w:pPr>
            <w:r w:rsidDel="00000000" w:rsidR="00000000" w:rsidRPr="00000000">
              <w:rPr>
                <w:color w:val="374151"/>
                <w:sz w:val="24"/>
                <w:szCs w:val="24"/>
                <w:highlight w:val="white"/>
                <w:rtl w:val="0"/>
              </w:rPr>
              <w:t xml:space="preserve">Changes to the project plan are being managed through formal change control processes.</w:t>
            </w:r>
            <w:r w:rsidDel="00000000" w:rsidR="00000000" w:rsidRPr="00000000">
              <w:rPr>
                <w:rtl w:val="0"/>
              </w:rPr>
            </w:r>
          </w:p>
          <w:p w:rsidR="00000000" w:rsidDel="00000000" w:rsidP="00000000" w:rsidRDefault="00000000" w:rsidRPr="00000000" w14:paraId="00000072">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 </w:t>
            </w:r>
          </w:p>
        </w:tc>
      </w:tr>
      <w:tr>
        <w:trPr>
          <w:cantSplit w:val="0"/>
          <w:trHeight w:val="57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finish closing stage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Lesson Learn</w:t>
            </w:r>
          </w:p>
          <w:p w:rsidR="00000000" w:rsidDel="00000000" w:rsidP="00000000" w:rsidRDefault="00000000" w:rsidRPr="00000000" w14:paraId="00000076">
            <w:pPr>
              <w:spacing w:before="240" w:lineRule="auto"/>
              <w:jc w:val="both"/>
              <w:rPr>
                <w:color w:val="374151"/>
                <w:sz w:val="24"/>
                <w:szCs w:val="24"/>
                <w:highlight w:val="white"/>
              </w:rPr>
            </w:pPr>
            <w:r w:rsidDel="00000000" w:rsidR="00000000" w:rsidRPr="00000000">
              <w:rPr>
                <w:color w:val="374151"/>
                <w:sz w:val="24"/>
                <w:szCs w:val="24"/>
                <w:highlight w:val="white"/>
                <w:rtl w:val="0"/>
              </w:rPr>
              <w:t xml:space="preserve">Final project report</w:t>
            </w:r>
          </w:p>
          <w:p w:rsidR="00000000" w:rsidDel="00000000" w:rsidP="00000000" w:rsidRDefault="00000000" w:rsidRPr="00000000" w14:paraId="00000077">
            <w:pPr>
              <w:spacing w:before="240" w:lineRule="auto"/>
              <w:jc w:val="both"/>
              <w:rPr>
                <w:color w:val="374151"/>
                <w:sz w:val="24"/>
                <w:szCs w:val="24"/>
                <w:highlight w:val="white"/>
              </w:rPr>
            </w:pPr>
            <w:r w:rsidDel="00000000" w:rsidR="00000000" w:rsidRPr="00000000">
              <w:rPr>
                <w:color w:val="374151"/>
                <w:sz w:val="24"/>
                <w:szCs w:val="24"/>
                <w:highlight w:val="white"/>
                <w:rtl w:val="0"/>
              </w:rPr>
              <w:t xml:space="preserve">Formal project closure documents</w:t>
            </w:r>
          </w:p>
          <w:p w:rsidR="00000000" w:rsidDel="00000000" w:rsidP="00000000" w:rsidRDefault="00000000" w:rsidRPr="00000000" w14:paraId="00000078">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Project Archive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numPr>
                <w:ilvl w:val="0"/>
                <w:numId w:val="1"/>
              </w:numPr>
              <w:spacing w:before="240" w:lineRule="auto"/>
              <w:ind w:left="720" w:hanging="360"/>
              <w:jc w:val="both"/>
              <w:rPr>
                <w:color w:val="374151"/>
                <w:sz w:val="24"/>
                <w:szCs w:val="24"/>
                <w:highlight w:val="white"/>
                <w:u w:val="none"/>
              </w:rPr>
            </w:pPr>
            <w:r w:rsidDel="00000000" w:rsidR="00000000" w:rsidRPr="00000000">
              <w:rPr>
                <w:color w:val="374151"/>
                <w:sz w:val="24"/>
                <w:szCs w:val="24"/>
                <w:highlight w:val="white"/>
                <w:rtl w:val="0"/>
              </w:rPr>
              <w:t xml:space="preserve">All project deliverables have been completed and handed over to the stakeholders</w:t>
            </w:r>
            <w:r w:rsidDel="00000000" w:rsidR="00000000" w:rsidRPr="00000000">
              <w:rPr>
                <w:rtl w:val="0"/>
              </w:rPr>
            </w:r>
          </w:p>
          <w:p w:rsidR="00000000" w:rsidDel="00000000" w:rsidP="00000000" w:rsidRDefault="00000000" w:rsidRPr="00000000" w14:paraId="0000007A">
            <w:pPr>
              <w:numPr>
                <w:ilvl w:val="0"/>
                <w:numId w:val="1"/>
              </w:numPr>
              <w:ind w:left="720" w:hanging="360"/>
              <w:jc w:val="both"/>
              <w:rPr>
                <w:color w:val="374151"/>
                <w:sz w:val="24"/>
                <w:szCs w:val="24"/>
                <w:highlight w:val="white"/>
                <w:u w:val="none"/>
              </w:rPr>
            </w:pPr>
            <w:r w:rsidDel="00000000" w:rsidR="00000000" w:rsidRPr="00000000">
              <w:rPr>
                <w:color w:val="374151"/>
                <w:sz w:val="24"/>
                <w:szCs w:val="24"/>
                <w:highlight w:val="white"/>
                <w:rtl w:val="0"/>
              </w:rPr>
              <w:t xml:space="preserve">All project documentation has been completed and archived </w:t>
            </w:r>
            <w:r w:rsidDel="00000000" w:rsidR="00000000" w:rsidRPr="00000000">
              <w:rPr>
                <w:rtl w:val="0"/>
              </w:rPr>
            </w:r>
          </w:p>
          <w:p w:rsidR="00000000" w:rsidDel="00000000" w:rsidP="00000000" w:rsidRDefault="00000000" w:rsidRPr="00000000" w14:paraId="0000007B">
            <w:pPr>
              <w:numPr>
                <w:ilvl w:val="0"/>
                <w:numId w:val="1"/>
              </w:numPr>
              <w:spacing w:after="240" w:lineRule="auto"/>
              <w:ind w:left="720" w:hanging="360"/>
              <w:jc w:val="both"/>
              <w:rPr>
                <w:color w:val="374151"/>
                <w:sz w:val="24"/>
                <w:szCs w:val="24"/>
                <w:highlight w:val="white"/>
                <w:u w:val="none"/>
              </w:rPr>
            </w:pPr>
            <w:r w:rsidDel="00000000" w:rsidR="00000000" w:rsidRPr="00000000">
              <w:rPr>
                <w:color w:val="374151"/>
                <w:sz w:val="24"/>
                <w:szCs w:val="24"/>
                <w:highlight w:val="white"/>
                <w:rtl w:val="0"/>
              </w:rPr>
              <w:t xml:space="preserve">The project team has conducted a final review of the project's outcomes and lessons learned.</w:t>
            </w:r>
            <w:r w:rsidDel="00000000" w:rsidR="00000000" w:rsidRPr="00000000">
              <w:rPr>
                <w:rtl w:val="0"/>
              </w:rPr>
            </w:r>
          </w:p>
          <w:p w:rsidR="00000000" w:rsidDel="00000000" w:rsidP="00000000" w:rsidRDefault="00000000" w:rsidRPr="00000000" w14:paraId="0000007C">
            <w:pPr>
              <w:spacing w:before="240" w:lineRule="auto"/>
              <w:jc w:val="both"/>
              <w:rPr>
                <w:color w:val="343541"/>
                <w:sz w:val="24"/>
                <w:szCs w:val="24"/>
                <w:highlight w:val="white"/>
              </w:rPr>
            </w:pPr>
            <w:r w:rsidDel="00000000" w:rsidR="00000000" w:rsidRPr="00000000">
              <w:rPr>
                <w:color w:val="343541"/>
                <w:sz w:val="24"/>
                <w:szCs w:val="24"/>
                <w:highlight w:val="white"/>
                <w:rtl w:val="0"/>
              </w:rPr>
              <w:t xml:space="preserve"> </w:t>
            </w:r>
          </w:p>
        </w:tc>
      </w:tr>
    </w:tbl>
    <w:p w:rsidR="00000000" w:rsidDel="00000000" w:rsidP="00000000" w:rsidRDefault="00000000" w:rsidRPr="00000000" w14:paraId="0000007D">
      <w:pPr>
        <w:spacing w:after="240" w:before="240" w:lineRule="auto"/>
        <w:jc w:val="both"/>
        <w:rPr>
          <w:rFonts w:ascii="Roboto" w:cs="Roboto" w:eastAsia="Roboto" w:hAnsi="Roboto"/>
          <w:color w:val="474747"/>
          <w:sz w:val="24"/>
          <w:szCs w:val="24"/>
          <w:highlight w:val="white"/>
        </w:rPr>
      </w:pPr>
      <w:r w:rsidDel="00000000" w:rsidR="00000000" w:rsidRPr="00000000">
        <w:rPr>
          <w:rFonts w:ascii="Roboto" w:cs="Roboto" w:eastAsia="Roboto" w:hAnsi="Roboto"/>
          <w:color w:val="474747"/>
          <w:sz w:val="24"/>
          <w:szCs w:val="24"/>
          <w:highlight w:val="white"/>
          <w:rtl w:val="0"/>
        </w:rPr>
        <w:t xml:space="preserve"> </w:t>
      </w:r>
    </w:p>
    <w:p w:rsidR="00000000" w:rsidDel="00000000" w:rsidP="00000000" w:rsidRDefault="00000000" w:rsidRPr="00000000" w14:paraId="0000007E">
      <w:pPr>
        <w:spacing w:after="240" w:before="240" w:lineRule="auto"/>
        <w:rPr>
          <w:rFonts w:ascii="Roboto" w:cs="Roboto" w:eastAsia="Roboto" w:hAnsi="Roboto"/>
          <w:color w:val="343541"/>
          <w:sz w:val="24"/>
          <w:szCs w:val="24"/>
        </w:rPr>
      </w:pPr>
      <w:r w:rsidDel="00000000" w:rsidR="00000000" w:rsidRPr="00000000">
        <w:rPr>
          <w:rFonts w:ascii="Roboto" w:cs="Roboto" w:eastAsia="Roboto" w:hAnsi="Roboto"/>
          <w:color w:val="343541"/>
          <w:sz w:val="24"/>
          <w:szCs w:val="24"/>
          <w:rtl w:val="0"/>
        </w:rPr>
        <w:t xml:space="preserve"> </w:t>
      </w:r>
    </w:p>
    <w:p w:rsidR="00000000" w:rsidDel="00000000" w:rsidP="00000000" w:rsidRDefault="00000000" w:rsidRPr="00000000" w14:paraId="0000007F">
      <w:pPr>
        <w:rPr>
          <w:rFonts w:ascii="Roboto" w:cs="Roboto" w:eastAsia="Roboto" w:hAnsi="Roboto"/>
          <w:color w:val="343541"/>
          <w:sz w:val="24"/>
          <w:szCs w:val="24"/>
        </w:rPr>
      </w:pPr>
      <w:r w:rsidDel="00000000" w:rsidR="00000000" w:rsidRPr="00000000">
        <w:rPr>
          <w:rtl w:val="0"/>
        </w:rPr>
      </w:r>
    </w:p>
    <w:p w:rsidR="00000000" w:rsidDel="00000000" w:rsidP="00000000" w:rsidRDefault="00000000" w:rsidRPr="00000000" w14:paraId="00000080">
      <w:pPr>
        <w:spacing w:after="240" w:before="240" w:lineRule="auto"/>
        <w:rPr>
          <w:highlight w:val="white"/>
        </w:rPr>
      </w:pPr>
      <w:r w:rsidDel="00000000" w:rsidR="00000000" w:rsidRPr="00000000">
        <w:rPr>
          <w:highlight w:val="white"/>
          <w:rtl w:val="0"/>
        </w:rPr>
        <w:t xml:space="preserve">‘</w:t>
      </w:r>
    </w:p>
    <w:p w:rsidR="00000000" w:rsidDel="00000000" w:rsidP="00000000" w:rsidRDefault="00000000" w:rsidRPr="00000000" w14:paraId="00000081">
      <w:pPr>
        <w:spacing w:after="240" w:before="240" w:lineRule="auto"/>
        <w:rPr>
          <w:highlight w:val="white"/>
        </w:rPr>
      </w:pPr>
      <w:r w:rsidDel="00000000" w:rsidR="00000000" w:rsidRPr="00000000">
        <w:rPr>
          <w:rtl w:val="0"/>
        </w:rPr>
      </w:r>
    </w:p>
    <w:p w:rsidR="00000000" w:rsidDel="00000000" w:rsidP="00000000" w:rsidRDefault="00000000" w:rsidRPr="00000000" w14:paraId="00000082">
      <w:pPr>
        <w:spacing w:after="240" w:before="240" w:lineRule="auto"/>
        <w:rPr>
          <w:highlight w:val="white"/>
        </w:rPr>
      </w:pPr>
      <w:r w:rsidDel="00000000" w:rsidR="00000000" w:rsidRPr="00000000">
        <w:rPr>
          <w:rtl w:val="0"/>
        </w:rPr>
      </w:r>
    </w:p>
    <w:p w:rsidR="00000000" w:rsidDel="00000000" w:rsidP="00000000" w:rsidRDefault="00000000" w:rsidRPr="00000000" w14:paraId="00000083">
      <w:pPr>
        <w:spacing w:after="240" w:before="240" w:lineRule="auto"/>
        <w:rPr>
          <w:highlight w:val="white"/>
        </w:rPr>
      </w:pPr>
      <w:r w:rsidDel="00000000" w:rsidR="00000000" w:rsidRPr="00000000">
        <w:rPr>
          <w:rtl w:val="0"/>
        </w:rPr>
      </w:r>
    </w:p>
    <w:p w:rsidR="00000000" w:rsidDel="00000000" w:rsidP="00000000" w:rsidRDefault="00000000" w:rsidRPr="00000000" w14:paraId="00000084">
      <w:pPr>
        <w:spacing w:after="240" w:before="240" w:lineRule="auto"/>
        <w:rPr>
          <w:highlight w:val="white"/>
        </w:rPr>
      </w:pPr>
      <w:r w:rsidDel="00000000" w:rsidR="00000000" w:rsidRPr="00000000">
        <w:rPr>
          <w:rtl w:val="0"/>
        </w:rPr>
      </w:r>
    </w:p>
    <w:p w:rsidR="00000000" w:rsidDel="00000000" w:rsidP="00000000" w:rsidRDefault="00000000" w:rsidRPr="00000000" w14:paraId="00000085">
      <w:pPr>
        <w:spacing w:after="240" w:before="240" w:lineRule="auto"/>
        <w:rPr>
          <w:highlight w:val="white"/>
        </w:rPr>
      </w:pPr>
      <w:r w:rsidDel="00000000" w:rsidR="00000000" w:rsidRPr="00000000">
        <w:rPr>
          <w:rtl w:val="0"/>
        </w:rPr>
      </w:r>
    </w:p>
    <w:p w:rsidR="00000000" w:rsidDel="00000000" w:rsidP="00000000" w:rsidRDefault="00000000" w:rsidRPr="00000000" w14:paraId="00000086">
      <w:pPr>
        <w:spacing w:after="240" w:before="240" w:lineRule="auto"/>
        <w:rPr>
          <w:highlight w:val="white"/>
        </w:rPr>
      </w:pPr>
      <w:r w:rsidDel="00000000" w:rsidR="00000000" w:rsidRPr="00000000">
        <w:rPr>
          <w:rtl w:val="0"/>
        </w:rPr>
      </w:r>
    </w:p>
    <w:p w:rsidR="00000000" w:rsidDel="00000000" w:rsidP="00000000" w:rsidRDefault="00000000" w:rsidRPr="00000000" w14:paraId="00000087">
      <w:pPr>
        <w:spacing w:after="240" w:before="240" w:lineRule="auto"/>
        <w:rPr>
          <w:highlight w:val="white"/>
        </w:rPr>
      </w:pPr>
      <w:r w:rsidDel="00000000" w:rsidR="00000000" w:rsidRPr="00000000">
        <w:rPr>
          <w:rtl w:val="0"/>
        </w:rPr>
      </w:r>
    </w:p>
    <w:p w:rsidR="00000000" w:rsidDel="00000000" w:rsidP="00000000" w:rsidRDefault="00000000" w:rsidRPr="00000000" w14:paraId="00000088">
      <w:pPr>
        <w:spacing w:after="240" w:before="240" w:lineRule="auto"/>
        <w:rPr>
          <w:highlight w:val="white"/>
        </w:rPr>
      </w:pPr>
      <w:r w:rsidDel="00000000" w:rsidR="00000000" w:rsidRPr="00000000">
        <w:rPr>
          <w:rtl w:val="0"/>
        </w:rPr>
      </w:r>
    </w:p>
    <w:p w:rsidR="00000000" w:rsidDel="00000000" w:rsidP="00000000" w:rsidRDefault="00000000" w:rsidRPr="00000000" w14:paraId="00000089">
      <w:pPr>
        <w:spacing w:after="240" w:before="240" w:lineRule="auto"/>
        <w:rPr>
          <w:highlight w:val="white"/>
        </w:rPr>
      </w:pPr>
      <w:r w:rsidDel="00000000" w:rsidR="00000000" w:rsidRPr="00000000">
        <w:rPr>
          <w:rtl w:val="0"/>
        </w:rPr>
      </w:r>
    </w:p>
    <w:p w:rsidR="00000000" w:rsidDel="00000000" w:rsidP="00000000" w:rsidRDefault="00000000" w:rsidRPr="00000000" w14:paraId="0000008A">
      <w:pPr>
        <w:spacing w:after="240" w:before="240" w:lineRule="auto"/>
        <w:rPr>
          <w:highlight w:val="white"/>
        </w:rPr>
      </w:pPr>
      <w:r w:rsidDel="00000000" w:rsidR="00000000" w:rsidRPr="00000000">
        <w:rPr>
          <w:rtl w:val="0"/>
        </w:rPr>
      </w:r>
    </w:p>
    <w:p w:rsidR="00000000" w:rsidDel="00000000" w:rsidP="00000000" w:rsidRDefault="00000000" w:rsidRPr="00000000" w14:paraId="0000008B">
      <w:pPr>
        <w:spacing w:after="240" w:before="240" w:lineRule="auto"/>
        <w:rPr>
          <w:highlight w:val="white"/>
        </w:rPr>
      </w:pPr>
      <w:r w:rsidDel="00000000" w:rsidR="00000000" w:rsidRPr="00000000">
        <w:rPr>
          <w:highlight w:val="white"/>
          <w:rtl w:val="0"/>
        </w:rPr>
        <w:t xml:space="preserve">Task 3</w:t>
      </w:r>
    </w:p>
    <w:p w:rsidR="00000000" w:rsidDel="00000000" w:rsidP="00000000" w:rsidRDefault="00000000" w:rsidRPr="00000000" w14:paraId="0000008C">
      <w:pPr>
        <w:spacing w:after="240" w:before="240" w:lineRule="auto"/>
        <w:rPr>
          <w:highlight w:val="white"/>
        </w:rPr>
      </w:pPr>
      <w:r w:rsidDel="00000000" w:rsidR="00000000" w:rsidRPr="00000000">
        <w:rPr>
          <w:highlight w:val="white"/>
        </w:rPr>
        <w:drawing>
          <wp:inline distB="114300" distT="114300" distL="114300" distR="114300">
            <wp:extent cx="3651589" cy="2405063"/>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51589"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highlight w:val="white"/>
        </w:rPr>
      </w:pPr>
      <w:r w:rsidDel="00000000" w:rsidR="00000000" w:rsidRPr="00000000">
        <w:rPr>
          <w:highlight w:val="white"/>
          <w:rtl w:val="0"/>
        </w:rPr>
        <w:t xml:space="preserve">  H                        F                                9 </w:t>
      </w:r>
    </w:p>
    <w:p w:rsidR="00000000" w:rsidDel="00000000" w:rsidP="00000000" w:rsidRDefault="00000000" w:rsidRPr="00000000" w14:paraId="0000008E">
      <w:pPr>
        <w:spacing w:after="240" w:before="240" w:lineRule="auto"/>
        <w:rPr>
          <w:highlight w:val="white"/>
        </w:rPr>
      </w:pPr>
      <w:r w:rsidDel="00000000" w:rsidR="00000000" w:rsidRPr="00000000">
        <w:rPr>
          <w:highlight w:val="white"/>
          <w:rtl w:val="0"/>
        </w:rPr>
        <w:t xml:space="preserve">End                     H I                               0 </w:t>
      </w:r>
    </w:p>
    <w:p w:rsidR="00000000" w:rsidDel="00000000" w:rsidP="00000000" w:rsidRDefault="00000000" w:rsidRPr="00000000" w14:paraId="0000008F">
      <w:pPr>
        <w:spacing w:after="240" w:before="240" w:lineRule="auto"/>
        <w:rPr>
          <w:highlight w:val="white"/>
        </w:rPr>
      </w:pPr>
      <w:r w:rsidDel="00000000" w:rsidR="00000000" w:rsidRPr="00000000">
        <w:rPr>
          <w:highlight w:val="white"/>
        </w:rPr>
        <w:drawing>
          <wp:inline distB="114300" distT="114300" distL="114300" distR="114300">
            <wp:extent cx="5731200" cy="2540000"/>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highlight w:val="white"/>
        </w:rPr>
      </w:pPr>
      <w:r w:rsidDel="00000000" w:rsidR="00000000" w:rsidRPr="00000000">
        <w:rPr>
          <w:highlight w:val="white"/>
        </w:rPr>
        <w:drawing>
          <wp:inline distB="114300" distT="114300" distL="114300" distR="114300">
            <wp:extent cx="5731200" cy="26543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jc w:val="both"/>
        <w:rPr>
          <w:highlight w:val="white"/>
        </w:rPr>
      </w:pPr>
      <w:r w:rsidDel="00000000" w:rsidR="00000000" w:rsidRPr="00000000">
        <w:rPr>
          <w:highlight w:val="white"/>
          <w:rtl w:val="0"/>
        </w:rPr>
        <w:t xml:space="preserve">List of Paths in the network</w:t>
      </w:r>
    </w:p>
    <w:p w:rsidR="00000000" w:rsidDel="00000000" w:rsidP="00000000" w:rsidRDefault="00000000" w:rsidRPr="00000000" w14:paraId="00000092">
      <w:pPr>
        <w:spacing w:after="240" w:before="240" w:lineRule="auto"/>
        <w:jc w:val="both"/>
        <w:rPr>
          <w:highlight w:val="white"/>
        </w:rPr>
      </w:pPr>
      <w:r w:rsidDel="00000000" w:rsidR="00000000" w:rsidRPr="00000000">
        <w:rPr>
          <w:highlight w:val="white"/>
          <w:rtl w:val="0"/>
        </w:rPr>
        <w:t xml:space="preserve"> &gt; project duration is the longest path duration </w:t>
      </w:r>
    </w:p>
    <w:p w:rsidR="00000000" w:rsidDel="00000000" w:rsidP="00000000" w:rsidRDefault="00000000" w:rsidRPr="00000000" w14:paraId="00000093">
      <w:pPr>
        <w:spacing w:after="240" w:before="240" w:lineRule="auto"/>
        <w:jc w:val="both"/>
        <w:rPr>
          <w:color w:val="ff0000"/>
          <w:highlight w:val="white"/>
        </w:rPr>
      </w:pPr>
      <w:r w:rsidDel="00000000" w:rsidR="00000000" w:rsidRPr="00000000">
        <w:rPr>
          <w:color w:val="ff0000"/>
          <w:highlight w:val="white"/>
          <w:rtl w:val="0"/>
        </w:rPr>
        <w:t xml:space="preserve">Path 1: Start -&gt; A -&gt; C -&gt; E -&gt; G -&gt; I -&gt; End with duration: 6 + 4 + 5 + 8 + 4 = 27 days</w:t>
      </w:r>
    </w:p>
    <w:p w:rsidR="00000000" w:rsidDel="00000000" w:rsidP="00000000" w:rsidRDefault="00000000" w:rsidRPr="00000000" w14:paraId="00000094">
      <w:pPr>
        <w:spacing w:after="240" w:before="240" w:lineRule="auto"/>
        <w:jc w:val="both"/>
        <w:rPr>
          <w:highlight w:val="white"/>
        </w:rPr>
      </w:pPr>
      <w:r w:rsidDel="00000000" w:rsidR="00000000" w:rsidRPr="00000000">
        <w:rPr>
          <w:highlight w:val="white"/>
          <w:rtl w:val="0"/>
        </w:rPr>
        <w:t xml:space="preserve">Path 2: Start -&gt; B -&gt; D -&gt; E -&gt; G -&gt; I -&gt; End with duration: 3 + 7 + 5 + 8 + 4 = 27 days</w:t>
      </w:r>
    </w:p>
    <w:p w:rsidR="00000000" w:rsidDel="00000000" w:rsidP="00000000" w:rsidRDefault="00000000" w:rsidRPr="00000000" w14:paraId="00000095">
      <w:pPr>
        <w:spacing w:after="240" w:before="240" w:lineRule="auto"/>
        <w:jc w:val="both"/>
        <w:rPr>
          <w:color w:val="ff0000"/>
          <w:highlight w:val="white"/>
        </w:rPr>
      </w:pPr>
      <w:r w:rsidDel="00000000" w:rsidR="00000000" w:rsidRPr="00000000">
        <w:rPr>
          <w:color w:val="ff0000"/>
          <w:highlight w:val="white"/>
          <w:rtl w:val="0"/>
        </w:rPr>
        <w:t xml:space="preserve">Path 3: Start -&gt; B -&gt; D -&gt; F -&gt; I -&gt;  End with duration: 3 + 7 + 6 + 4 =20 days</w:t>
      </w:r>
    </w:p>
    <w:p w:rsidR="00000000" w:rsidDel="00000000" w:rsidP="00000000" w:rsidRDefault="00000000" w:rsidRPr="00000000" w14:paraId="00000096">
      <w:pPr>
        <w:spacing w:after="240" w:before="240" w:lineRule="auto"/>
        <w:jc w:val="both"/>
        <w:rPr>
          <w:highlight w:val="white"/>
        </w:rPr>
      </w:pPr>
      <w:r w:rsidDel="00000000" w:rsidR="00000000" w:rsidRPr="00000000">
        <w:rPr>
          <w:highlight w:val="white"/>
          <w:rtl w:val="0"/>
        </w:rPr>
        <w:t xml:space="preserve">Path 4: Start -&gt; B -&gt; D -&gt; F -&gt; H -&gt;  End with duration: 3 + 7 + 6 + 9  = 25 days</w:t>
      </w:r>
    </w:p>
    <w:p w:rsidR="00000000" w:rsidDel="00000000" w:rsidP="00000000" w:rsidRDefault="00000000" w:rsidRPr="00000000" w14:paraId="00000097">
      <w:pPr>
        <w:spacing w:after="240" w:before="240" w:lineRule="auto"/>
        <w:jc w:val="both"/>
        <w:rPr>
          <w:highlight w:val="white"/>
        </w:rPr>
      </w:pPr>
      <w:r w:rsidDel="00000000" w:rsidR="00000000" w:rsidRPr="00000000">
        <w:rPr>
          <w:highlight w:val="white"/>
          <w:rtl w:val="0"/>
        </w:rPr>
        <w:t xml:space="preserve">Critical Paths are Path 1 and path 2. And project duration 27 days</w:t>
      </w:r>
    </w:p>
    <w:p w:rsidR="00000000" w:rsidDel="00000000" w:rsidP="00000000" w:rsidRDefault="00000000" w:rsidRPr="00000000" w14:paraId="00000098">
      <w:pPr>
        <w:spacing w:after="240" w:before="240" w:lineRule="auto"/>
        <w:rPr>
          <w:highlight w:val="white"/>
        </w:rPr>
      </w:pPr>
      <w:r w:rsidDel="00000000" w:rsidR="00000000" w:rsidRPr="00000000">
        <w:rPr>
          <w:highlight w:val="white"/>
          <w:rtl w:val="0"/>
        </w:rPr>
        <w:t xml:space="preserve">Task 4</w:t>
      </w:r>
    </w:p>
    <w:p w:rsidR="00000000" w:rsidDel="00000000" w:rsidP="00000000" w:rsidRDefault="00000000" w:rsidRPr="00000000" w14:paraId="00000099">
      <w:pPr>
        <w:spacing w:after="240" w:before="240" w:lineRule="auto"/>
        <w:rPr>
          <w:highlight w:val="white"/>
        </w:rPr>
      </w:pPr>
      <w:r w:rsidDel="00000000" w:rsidR="00000000" w:rsidRPr="00000000">
        <w:rPr>
          <w:highlight w:val="white"/>
          <w:rtl w:val="0"/>
        </w:rPr>
        <w:t xml:space="preserve"> If you want to shorten the project time by 5 days, you have to shorten the time in critical path , but now 3 days have passed, ( the end of task B and now you’re in task A ), so we have a way to shorten the time in task C , D, E, G, I . The appropriate choice is left with task G because a task with a duration of 8 days should be prioritized to shorten the time. </w:t>
      </w:r>
    </w:p>
    <w:p w:rsidR="00000000" w:rsidDel="00000000" w:rsidP="00000000" w:rsidRDefault="00000000" w:rsidRPr="00000000" w14:paraId="0000009A">
      <w:pPr>
        <w:spacing w:after="240" w:before="240" w:lineRule="auto"/>
        <w:rPr>
          <w:highlight w:val="white"/>
        </w:rPr>
      </w:pPr>
      <w:r w:rsidDel="00000000" w:rsidR="00000000" w:rsidRPr="00000000">
        <w:rPr>
          <w:highlight w:val="white"/>
          <w:rtl w:val="0"/>
        </w:rPr>
        <w:t xml:space="preserve">Not only that, we also have to reduce task H by 3 days due to the fact that when the critical path had been reduced to 22 days ( before is 27 days) , no</w:t>
      </w:r>
      <w:sdt>
        <w:sdtPr>
          <w:tag w:val="goog_rdk_0"/>
        </w:sdtPr>
        <w:sdtContent>
          <w:ins w:author="NGO THE BACH ANH" w:id="0" w:date="2023-04-08T13:52:00Z">
            <w:r w:rsidDel="00000000" w:rsidR="00000000" w:rsidRPr="00000000">
              <w:rPr>
                <w:highlight w:val="white"/>
                <w:rtl w:val="0"/>
              </w:rPr>
              <w:t xml:space="preserve"> other </w:t>
            </w:r>
          </w:ins>
        </w:sdtContent>
      </w:sdt>
      <w:sdt>
        <w:sdtPr>
          <w:tag w:val="goog_rdk_1"/>
        </w:sdtPr>
        <w:sdtContent>
          <w:del w:author="NGO THE BACH ANH" w:id="0" w:date="2023-04-08T13:52:00Z">
            <w:r w:rsidDel="00000000" w:rsidR="00000000" w:rsidRPr="00000000">
              <w:rPr>
                <w:highlight w:val="white"/>
                <w:rtl w:val="0"/>
              </w:rPr>
              <w:delText xml:space="preserve"> </w:delText>
            </w:r>
          </w:del>
        </w:sdtContent>
      </w:sdt>
      <w:r w:rsidDel="00000000" w:rsidR="00000000" w:rsidRPr="00000000">
        <w:rPr>
          <w:highlight w:val="white"/>
          <w:rtl w:val="0"/>
        </w:rPr>
        <w:t xml:space="preserve">path can exceed this number</w:t>
      </w:r>
      <w:sdt>
        <w:sdtPr>
          <w:tag w:val="goog_rdk_2"/>
        </w:sdtPr>
        <w:sdtContent>
          <w:ins w:author="NGO THE BACH ANH" w:id="1" w:date="2023-04-08T13:52:00Z">
            <w:r w:rsidDel="00000000" w:rsidR="00000000" w:rsidRPr="00000000">
              <w:rPr>
                <w:highlight w:val="white"/>
                <w:rtl w:val="0"/>
              </w:rPr>
              <w:t xml:space="preserve">. </w:t>
            </w:r>
          </w:ins>
        </w:sdtContent>
      </w:sdt>
      <w:sdt>
        <w:sdtPr>
          <w:tag w:val="goog_rdk_3"/>
        </w:sdtPr>
        <w:sdtContent>
          <w:del w:author="NGO THE BACH ANH" w:id="1" w:date="2023-04-08T13:52:00Z">
            <w:r w:rsidDel="00000000" w:rsidR="00000000" w:rsidRPr="00000000">
              <w:rPr>
                <w:highlight w:val="white"/>
                <w:rtl w:val="0"/>
              </w:rPr>
              <w:delText xml:space="preserve"> </w:delText>
            </w:r>
          </w:del>
        </w:sdtContent>
      </w:sdt>
      <w:r w:rsidDel="00000000" w:rsidR="00000000" w:rsidRPr="00000000">
        <w:rPr>
          <w:rtl w:val="0"/>
        </w:rPr>
      </w:r>
    </w:p>
    <w:p w:rsidR="00000000" w:rsidDel="00000000" w:rsidP="00000000" w:rsidRDefault="00000000" w:rsidRPr="00000000" w14:paraId="0000009B">
      <w:pPr>
        <w:spacing w:after="240" w:before="240" w:lineRule="auto"/>
        <w:jc w:val="both"/>
        <w:rPr>
          <w:highlight w:val="white"/>
        </w:rPr>
      </w:pPr>
      <w:r w:rsidDel="00000000" w:rsidR="00000000" w:rsidRPr="00000000">
        <w:rPr>
          <w:highlight w:val="white"/>
          <w:rtl w:val="0"/>
        </w:rPr>
        <w:t xml:space="preserve"> Fast tracking method :  Arrange task E so that it overlaps over tasks G on first days of task E. Besides, start the task H earlier than 3 days.  This may increase risk, so that require more attention to communication.</w:t>
      </w:r>
    </w:p>
    <w:p w:rsidR="00000000" w:rsidDel="00000000" w:rsidP="00000000" w:rsidRDefault="00000000" w:rsidRPr="00000000" w14:paraId="0000009C">
      <w:pPr>
        <w:spacing w:after="240" w:before="240" w:lineRule="auto"/>
        <w:jc w:val="both"/>
        <w:rPr>
          <w:highlight w:val="white"/>
        </w:rPr>
      </w:pPr>
      <w:r w:rsidDel="00000000" w:rsidR="00000000" w:rsidRPr="00000000">
        <w:rPr>
          <w:highlight w:val="white"/>
          <w:rtl w:val="0"/>
        </w:rPr>
        <w:t xml:space="preserve"> : Crashing method </w:t>
      </w:r>
    </w:p>
    <w:p w:rsidR="00000000" w:rsidDel="00000000" w:rsidP="00000000" w:rsidRDefault="00000000" w:rsidRPr="00000000" w14:paraId="0000009D">
      <w:pPr>
        <w:spacing w:before="240" w:lineRule="auto"/>
        <w:jc w:val="both"/>
        <w:rPr>
          <w:highlight w:val="white"/>
        </w:rPr>
      </w:pPr>
      <w:r w:rsidDel="00000000" w:rsidR="00000000" w:rsidRPr="00000000">
        <w:rPr>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Solution 1:  </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Add people to join project to complete task G earlier than 5 days.</w:t>
      </w:r>
    </w:p>
    <w:p w:rsidR="00000000" w:rsidDel="00000000" w:rsidP="00000000" w:rsidRDefault="00000000" w:rsidRPr="00000000" w14:paraId="0000009E">
      <w:pPr>
        <w:spacing w:before="240" w:lineRule="auto"/>
        <w:jc w:val="both"/>
        <w:rPr>
          <w:highlight w:val="white"/>
        </w:rPr>
      </w:pPr>
      <w:r w:rsidDel="00000000" w:rsidR="00000000" w:rsidRPr="00000000">
        <w:rPr>
          <w:highlight w:val="white"/>
          <w:rtl w:val="0"/>
        </w:rPr>
        <w:t xml:space="preserve">                        </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Besides, add people to join project to complete task H earlier than 3 days. </w:t>
      </w:r>
    </w:p>
    <w:p w:rsidR="00000000" w:rsidDel="00000000" w:rsidP="00000000" w:rsidRDefault="00000000" w:rsidRPr="00000000" w14:paraId="0000009F">
      <w:pPr>
        <w:spacing w:before="240" w:lineRule="auto"/>
        <w:jc w:val="both"/>
        <w:rPr>
          <w:highlight w:val="white"/>
        </w:rPr>
      </w:pPr>
      <w:r w:rsidDel="00000000" w:rsidR="00000000" w:rsidRPr="00000000">
        <w:rPr>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Solution 2</w:t>
      </w:r>
      <w:r w:rsidDel="00000000" w:rsidR="00000000" w:rsidRPr="00000000">
        <w:rPr>
          <w:highlight w:val="white"/>
          <w:rtl w:val="0"/>
        </w:rPr>
        <w:t xml:space="preserve">Force team to work overtime on task G to complete it earlier than 5 days</w:t>
      </w:r>
    </w:p>
    <w:p w:rsidR="00000000" w:rsidDel="00000000" w:rsidP="00000000" w:rsidRDefault="00000000" w:rsidRPr="00000000" w14:paraId="000000A0">
      <w:pPr>
        <w:spacing w:before="240" w:lineRule="auto"/>
        <w:jc w:val="both"/>
        <w:rPr>
          <w:highlight w:val="white"/>
        </w:rPr>
      </w:pPr>
      <w:r w:rsidDel="00000000" w:rsidR="00000000" w:rsidRPr="00000000">
        <w:rPr>
          <w:highlight w:val="white"/>
          <w:rtl w:val="0"/>
        </w:rPr>
        <w:t xml:space="preserve">                       Force team to work overtime on task H to complete it earlier than 3 days    </w:t>
      </w:r>
    </w:p>
    <w:p w:rsidR="00000000" w:rsidDel="00000000" w:rsidP="00000000" w:rsidRDefault="00000000" w:rsidRPr="00000000" w14:paraId="000000A1">
      <w:pPr>
        <w:spacing w:before="240" w:lineRule="auto"/>
        <w:jc w:val="both"/>
        <w:rPr>
          <w:highlight w:val="white"/>
        </w:rPr>
      </w:pPr>
      <w:r w:rsidDel="00000000" w:rsidR="00000000" w:rsidRPr="00000000">
        <w:rPr>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Solution 3 </w:t>
      </w:r>
      <w:r w:rsidDel="00000000" w:rsidR="00000000" w:rsidRPr="00000000">
        <w:rPr>
          <w:highlight w:val="white"/>
          <w:rtl w:val="0"/>
        </w:rPr>
        <w:t xml:space="preserve">Reward team if they can complete task G earlier than 5 days //</w:t>
      </w:r>
    </w:p>
    <w:p w:rsidR="00000000" w:rsidDel="00000000" w:rsidP="00000000" w:rsidRDefault="00000000" w:rsidRPr="00000000" w14:paraId="000000A2">
      <w:pPr>
        <w:spacing w:after="240" w:before="240" w:lineRule="auto"/>
        <w:jc w:val="both"/>
        <w:rPr>
          <w:highlight w:val="white"/>
        </w:rPr>
      </w:pPr>
      <w:r w:rsidDel="00000000" w:rsidR="00000000" w:rsidRPr="00000000">
        <w:rPr>
          <w:highlight w:val="white"/>
          <w:rtl w:val="0"/>
        </w:rPr>
        <w:t xml:space="preserve">Crashing will increase cost. </w:t>
      </w:r>
    </w:p>
    <w:p w:rsidR="00000000" w:rsidDel="00000000" w:rsidP="00000000" w:rsidRDefault="00000000" w:rsidRPr="00000000" w14:paraId="000000A3">
      <w:pPr>
        <w:rPr>
          <w:highlight w:val="white"/>
        </w:rPr>
      </w:pPr>
      <w:r w:rsidDel="00000000" w:rsidR="00000000" w:rsidRPr="00000000">
        <w:rPr>
          <w:highlight w:val="white"/>
          <w:rtl w:val="0"/>
        </w:rPr>
        <w:t xml:space="preserve">Request 4 </w:t>
      </w:r>
    </w:p>
    <w:p w:rsidR="00000000" w:rsidDel="00000000" w:rsidP="00000000" w:rsidRDefault="00000000" w:rsidRPr="00000000" w14:paraId="000000A4">
      <w:pPr>
        <w:rPr>
          <w:highlight w:val="white"/>
        </w:rPr>
      </w:pPr>
      <w:r w:rsidDel="00000000" w:rsidR="00000000" w:rsidRPr="00000000">
        <w:rPr>
          <w:highlight w:val="white"/>
          <w:rtl w:val="0"/>
        </w:rPr>
        <w:t xml:space="preserve">CV= EV - AC </w:t>
      </w:r>
    </w:p>
    <w:p w:rsidR="00000000" w:rsidDel="00000000" w:rsidP="00000000" w:rsidRDefault="00000000" w:rsidRPr="00000000" w14:paraId="000000A5">
      <w:pPr>
        <w:rPr>
          <w:highlight w:val="white"/>
        </w:rPr>
      </w:pPr>
      <w:r w:rsidDel="00000000" w:rsidR="00000000" w:rsidRPr="00000000">
        <w:rPr>
          <w:highlight w:val="white"/>
          <w:rtl w:val="0"/>
        </w:rPr>
        <w:t xml:space="preserve">SV = EV - PV </w:t>
      </w:r>
    </w:p>
    <w:p w:rsidR="00000000" w:rsidDel="00000000" w:rsidP="00000000" w:rsidRDefault="00000000" w:rsidRPr="00000000" w14:paraId="000000A6">
      <w:pPr>
        <w:rPr>
          <w:highlight w:val="white"/>
        </w:rPr>
      </w:pPr>
      <w:r w:rsidDel="00000000" w:rsidR="00000000" w:rsidRPr="00000000">
        <w:rPr>
          <w:highlight w:val="white"/>
          <w:rtl w:val="0"/>
        </w:rPr>
        <w:t xml:space="preserve">CPI = EV/AC </w:t>
      </w:r>
    </w:p>
    <w:p w:rsidR="00000000" w:rsidDel="00000000" w:rsidP="00000000" w:rsidRDefault="00000000" w:rsidRPr="00000000" w14:paraId="000000A7">
      <w:pPr>
        <w:rPr>
          <w:highlight w:val="white"/>
        </w:rPr>
      </w:pPr>
      <w:r w:rsidDel="00000000" w:rsidR="00000000" w:rsidRPr="00000000">
        <w:rPr>
          <w:highlight w:val="white"/>
          <w:rtl w:val="0"/>
        </w:rPr>
        <w:t xml:space="preserve">SPI = EV/PV</w:t>
      </w:r>
    </w:p>
    <w:p w:rsidR="00000000" w:rsidDel="00000000" w:rsidP="00000000" w:rsidRDefault="00000000" w:rsidRPr="00000000" w14:paraId="000000A8">
      <w:pPr>
        <w:rPr>
          <w:highlight w:val="white"/>
        </w:rPr>
      </w:pPr>
      <w:r w:rsidDel="00000000" w:rsidR="00000000" w:rsidRPr="00000000">
        <w:rPr>
          <w:highlight w:val="white"/>
          <w:rtl w:val="0"/>
        </w:rPr>
        <w:t xml:space="preserve">EAC = BAC/CPI </w:t>
      </w:r>
    </w:p>
    <w:p w:rsidR="00000000" w:rsidDel="00000000" w:rsidP="00000000" w:rsidRDefault="00000000" w:rsidRPr="00000000" w14:paraId="000000A9">
      <w:pPr>
        <w:rPr>
          <w:highlight w:val="white"/>
        </w:rPr>
      </w:pPr>
      <w:r w:rsidDel="00000000" w:rsidR="00000000" w:rsidRPr="00000000">
        <w:rPr>
          <w:highlight w:val="white"/>
          <w:rtl w:val="0"/>
        </w:rPr>
        <w:t xml:space="preserve">EDAC = DAC/SPI </w:t>
      </w:r>
    </w:p>
    <w:p w:rsidR="00000000" w:rsidDel="00000000" w:rsidP="00000000" w:rsidRDefault="00000000" w:rsidRPr="00000000" w14:paraId="000000AA">
      <w:pPr>
        <w:rPr>
          <w:highlight w:val="white"/>
        </w:rPr>
      </w:pPr>
      <w:r w:rsidDel="00000000" w:rsidR="00000000" w:rsidRPr="00000000">
        <w:rPr>
          <w:highlight w:val="white"/>
          <w:rtl w:val="0"/>
        </w:rPr>
        <w:t xml:space="preserve">ETC = EAC - AC </w:t>
      </w:r>
    </w:p>
    <w:p w:rsidR="00000000" w:rsidDel="00000000" w:rsidP="00000000" w:rsidRDefault="00000000" w:rsidRPr="00000000" w14:paraId="000000AB">
      <w:pPr>
        <w:rPr>
          <w:highlight w:val="white"/>
        </w:rPr>
      </w:pPr>
      <w:r w:rsidDel="00000000" w:rsidR="00000000" w:rsidRPr="00000000">
        <w:rPr>
          <w:highlight w:val="white"/>
        </w:rPr>
        <w:drawing>
          <wp:inline distB="114300" distT="114300" distL="114300" distR="114300">
            <wp:extent cx="5731200" cy="30734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highlight w:val="white"/>
        </w:rPr>
      </w:pPr>
      <w:r w:rsidDel="00000000" w:rsidR="00000000" w:rsidRPr="00000000">
        <w:rPr>
          <w:highlight w:val="white"/>
          <w:rtl w:val="0"/>
        </w:rPr>
        <w:t xml:space="preserve">Your project is schedule for  30 days </w:t>
      </w:r>
    </w:p>
    <w:p w:rsidR="00000000" w:rsidDel="00000000" w:rsidP="00000000" w:rsidRDefault="00000000" w:rsidRPr="00000000" w14:paraId="000000AD">
      <w:pPr>
        <w:rPr>
          <w:highlight w:val="white"/>
        </w:rPr>
      </w:pPr>
      <w:r w:rsidDel="00000000" w:rsidR="00000000" w:rsidRPr="00000000">
        <w:rPr>
          <w:highlight w:val="white"/>
          <w:rtl w:val="0"/>
        </w:rPr>
        <w:t xml:space="preserve">BAC = Total planned budget = 10000+10000*5%=10500$</w:t>
      </w:r>
    </w:p>
    <w:p w:rsidR="00000000" w:rsidDel="00000000" w:rsidP="00000000" w:rsidRDefault="00000000" w:rsidRPr="00000000" w14:paraId="000000AE">
      <w:pPr>
        <w:rPr>
          <w:highlight w:val="white"/>
        </w:rPr>
      </w:pPr>
      <w:r w:rsidDel="00000000" w:rsidR="00000000" w:rsidRPr="00000000">
        <w:rPr>
          <w:highlight w:val="white"/>
          <w:rtl w:val="0"/>
        </w:rPr>
        <w:t xml:space="preserve">After six days out of 30 days </w:t>
      </w:r>
    </w:p>
    <w:p w:rsidR="00000000" w:rsidDel="00000000" w:rsidP="00000000" w:rsidRDefault="00000000" w:rsidRPr="00000000" w14:paraId="000000AF">
      <w:pPr>
        <w:rPr>
          <w:highlight w:val="white"/>
        </w:rPr>
      </w:pPr>
      <w:r w:rsidDel="00000000" w:rsidR="00000000" w:rsidRPr="00000000">
        <w:rPr>
          <w:highlight w:val="white"/>
          <w:rtl w:val="0"/>
        </w:rPr>
        <w:t xml:space="preserve">Planned Value (PV) =6 * 10500/30 = $2,100            10500/30  = 350 </w:t>
      </w:r>
    </w:p>
    <w:p w:rsidR="00000000" w:rsidDel="00000000" w:rsidP="00000000" w:rsidRDefault="00000000" w:rsidRPr="00000000" w14:paraId="000000B0">
      <w:pPr>
        <w:rPr>
          <w:highlight w:val="white"/>
        </w:rPr>
      </w:pPr>
      <w:r w:rsidDel="00000000" w:rsidR="00000000" w:rsidRPr="00000000">
        <w:rPr>
          <w:highlight w:val="white"/>
          <w:rtl w:val="0"/>
        </w:rPr>
        <w:t xml:space="preserve">Actual cost (AC) = $4000</w:t>
      </w:r>
    </w:p>
    <w:p w:rsidR="00000000" w:rsidDel="00000000" w:rsidP="00000000" w:rsidRDefault="00000000" w:rsidRPr="00000000" w14:paraId="000000B1">
      <w:pPr>
        <w:rPr>
          <w:highlight w:val="white"/>
        </w:rPr>
      </w:pPr>
      <w:r w:rsidDel="00000000" w:rsidR="00000000" w:rsidRPr="00000000">
        <w:rPr>
          <w:highlight w:val="white"/>
          <w:rtl w:val="0"/>
        </w:rPr>
        <w:t xml:space="preserve">Earned Value (EV) = BAC *25% =2625$</w:t>
      </w:r>
    </w:p>
    <w:p w:rsidR="00000000" w:rsidDel="00000000" w:rsidP="00000000" w:rsidRDefault="00000000" w:rsidRPr="00000000" w14:paraId="000000B2">
      <w:pPr>
        <w:rPr>
          <w:highlight w:val="white"/>
        </w:rPr>
      </w:pPr>
      <w:r w:rsidDel="00000000" w:rsidR="00000000" w:rsidRPr="00000000">
        <w:rPr>
          <w:highlight w:val="white"/>
          <w:rtl w:val="0"/>
        </w:rPr>
        <w:t xml:space="preserve">Cost Variance (CV) =EV -AC =2625-4000 = -1375  &lt;0 </w:t>
      </w:r>
    </w:p>
    <w:p w:rsidR="00000000" w:rsidDel="00000000" w:rsidP="00000000" w:rsidRDefault="00000000" w:rsidRPr="00000000" w14:paraId="000000B3">
      <w:pPr>
        <w:rPr>
          <w:highlight w:val="white"/>
        </w:rPr>
      </w:pPr>
      <w:r w:rsidDel="00000000" w:rsidR="00000000" w:rsidRPr="00000000">
        <w:rPr>
          <w:highlight w:val="white"/>
          <w:rtl w:val="0"/>
        </w:rPr>
        <w:t xml:space="preserve">The project after 6 days is exceeding the planned cost </w:t>
      </w:r>
    </w:p>
    <w:p w:rsidR="00000000" w:rsidDel="00000000" w:rsidP="00000000" w:rsidRDefault="00000000" w:rsidRPr="00000000" w14:paraId="000000B4">
      <w:pPr>
        <w:rPr>
          <w:highlight w:val="white"/>
        </w:rPr>
      </w:pPr>
      <w:r w:rsidDel="00000000" w:rsidR="00000000" w:rsidRPr="00000000">
        <w:rPr>
          <w:highlight w:val="white"/>
          <w:rtl w:val="0"/>
        </w:rPr>
        <w:t xml:space="preserve">Schedule Variance (SV) = EV - PV = 2625 - 2100  = 525  &gt;0 </w:t>
      </w:r>
    </w:p>
    <w:p w:rsidR="00000000" w:rsidDel="00000000" w:rsidP="00000000" w:rsidRDefault="00000000" w:rsidRPr="00000000" w14:paraId="000000B5">
      <w:pPr>
        <w:rPr>
          <w:highlight w:val="white"/>
        </w:rPr>
      </w:pPr>
      <w:r w:rsidDel="00000000" w:rsidR="00000000" w:rsidRPr="00000000">
        <w:rPr>
          <w:highlight w:val="white"/>
          <w:rtl w:val="0"/>
        </w:rPr>
        <w:t xml:space="preserve">=&gt; The project after 6 days is ahead of schedule</w:t>
      </w:r>
    </w:p>
    <w:p w:rsidR="00000000" w:rsidDel="00000000" w:rsidP="00000000" w:rsidRDefault="00000000" w:rsidRPr="00000000" w14:paraId="000000B6">
      <w:pPr>
        <w:rPr>
          <w:highlight w:val="white"/>
        </w:rPr>
      </w:pPr>
      <w:r w:rsidDel="00000000" w:rsidR="00000000" w:rsidRPr="00000000">
        <w:rPr>
          <w:highlight w:val="white"/>
          <w:rtl w:val="0"/>
        </w:rPr>
        <w:t xml:space="preserve">Schedule Performance Index (SPI) = EV/PV = 2625/2100 =1.25 &gt;1 </w:t>
      </w:r>
    </w:p>
    <w:p w:rsidR="00000000" w:rsidDel="00000000" w:rsidP="00000000" w:rsidRDefault="00000000" w:rsidRPr="00000000" w14:paraId="000000B7">
      <w:pPr>
        <w:rPr>
          <w:highlight w:val="white"/>
        </w:rPr>
      </w:pPr>
      <w:r w:rsidDel="00000000" w:rsidR="00000000" w:rsidRPr="00000000">
        <w:rPr>
          <w:highlight w:val="white"/>
          <w:rtl w:val="0"/>
        </w:rPr>
        <w:t xml:space="preserve">Cost Performance Index (CPI) = EV/AC = 2625/4000 = 0.656 &lt;1</w:t>
      </w:r>
    </w:p>
    <w:p w:rsidR="00000000" w:rsidDel="00000000" w:rsidP="00000000" w:rsidRDefault="00000000" w:rsidRPr="00000000" w14:paraId="000000B8">
      <w:pPr>
        <w:rPr>
          <w:highlight w:val="white"/>
        </w:rPr>
      </w:pPr>
      <w:r w:rsidDel="00000000" w:rsidR="00000000" w:rsidRPr="00000000">
        <w:rPr>
          <w:highlight w:val="white"/>
          <w:rtl w:val="0"/>
        </w:rPr>
        <w:t xml:space="preserve">Therefore the project is over budget, but ahead of schedule</w:t>
      </w:r>
    </w:p>
    <w:p w:rsidR="00000000" w:rsidDel="00000000" w:rsidP="00000000" w:rsidRDefault="00000000" w:rsidRPr="00000000" w14:paraId="000000B9">
      <w:pPr>
        <w:rPr>
          <w:highlight w:val="white"/>
        </w:rPr>
      </w:pPr>
      <w:r w:rsidDel="00000000" w:rsidR="00000000" w:rsidRPr="00000000">
        <w:rPr>
          <w:highlight w:val="white"/>
          <w:rtl w:val="0"/>
        </w:rPr>
        <w:t xml:space="preserve">Estimate Budget at Completion (EAC) = BAC/CPI = 10500/0.656=16000</w:t>
      </w:r>
    </w:p>
    <w:p w:rsidR="00000000" w:rsidDel="00000000" w:rsidP="00000000" w:rsidRDefault="00000000" w:rsidRPr="00000000" w14:paraId="000000BA">
      <w:pPr>
        <w:rPr>
          <w:highlight w:val="white"/>
        </w:rPr>
      </w:pPr>
      <w:r w:rsidDel="00000000" w:rsidR="00000000" w:rsidRPr="00000000">
        <w:rPr>
          <w:highlight w:val="white"/>
          <w:rtl w:val="0"/>
        </w:rPr>
        <w:t xml:space="preserve">Variance at completion (VAC) = BAC-EAC  = 10500-16000 = -5500 </w:t>
      </w:r>
    </w:p>
    <w:p w:rsidR="00000000" w:rsidDel="00000000" w:rsidP="00000000" w:rsidRDefault="00000000" w:rsidRPr="00000000" w14:paraId="000000BB">
      <w:pPr>
        <w:rPr>
          <w:highlight w:val="white"/>
        </w:rPr>
      </w:pPr>
      <w:r w:rsidDel="00000000" w:rsidR="00000000" w:rsidRPr="00000000">
        <w:rPr>
          <w:highlight w:val="white"/>
          <w:rtl w:val="0"/>
        </w:rPr>
        <w:t xml:space="preserve">Estimate Schedule to complete project = 30 / 1.25 = 24 days. </w:t>
      </w:r>
    </w:p>
    <w:p w:rsidR="00000000" w:rsidDel="00000000" w:rsidP="00000000" w:rsidRDefault="00000000" w:rsidRPr="00000000" w14:paraId="000000BC">
      <w:pPr>
        <w:rPr>
          <w:highlight w:val="white"/>
        </w:rPr>
      </w:pPr>
      <w:r w:rsidDel="00000000" w:rsidR="00000000" w:rsidRPr="00000000">
        <w:rPr>
          <w:highlight w:val="white"/>
          <w:rtl w:val="0"/>
        </w:rPr>
        <w:t xml:space="preserve">   EDAC = DAC / SPI = </w:t>
      </w:r>
    </w:p>
    <w:p w:rsidR="00000000" w:rsidDel="00000000" w:rsidP="00000000" w:rsidRDefault="00000000" w:rsidRPr="00000000" w14:paraId="000000BD">
      <w:pPr>
        <w:rPr>
          <w:highlight w:val="white"/>
        </w:rPr>
      </w:pPr>
      <w:r w:rsidDel="00000000" w:rsidR="00000000" w:rsidRPr="00000000">
        <w:rPr>
          <w:highlight w:val="white"/>
          <w:rtl w:val="0"/>
        </w:rPr>
        <w:t xml:space="preserve">Over the budget , on the budget , under the budget </w:t>
      </w:r>
    </w:p>
    <w:p w:rsidR="00000000" w:rsidDel="00000000" w:rsidP="00000000" w:rsidRDefault="00000000" w:rsidRPr="00000000" w14:paraId="000000BE">
      <w:pPr>
        <w:rPr>
          <w:highlight w:val="white"/>
        </w:rPr>
      </w:pPr>
      <w:r w:rsidDel="00000000" w:rsidR="00000000" w:rsidRPr="00000000">
        <w:rPr>
          <w:highlight w:val="white"/>
          <w:rtl w:val="0"/>
        </w:rPr>
        <w:t xml:space="preserve">Ahead of schedule , on the schedule , below the schedule </w:t>
      </w:r>
    </w:p>
    <w:p w:rsidR="00000000" w:rsidDel="00000000" w:rsidP="00000000" w:rsidRDefault="00000000" w:rsidRPr="00000000" w14:paraId="000000BF">
      <w:pPr>
        <w:rPr>
          <w:highlight w:val="white"/>
        </w:rPr>
      </w:pPr>
      <w:r w:rsidDel="00000000" w:rsidR="00000000" w:rsidRPr="00000000">
        <w:rPr>
          <w:rtl w:val="0"/>
        </w:rPr>
      </w:r>
    </w:p>
    <w:p w:rsidR="00000000" w:rsidDel="00000000" w:rsidP="00000000" w:rsidRDefault="00000000" w:rsidRPr="00000000" w14:paraId="000000C0">
      <w:pPr>
        <w:rPr>
          <w:highlight w:val="white"/>
        </w:rPr>
      </w:pPr>
      <w:r w:rsidDel="00000000" w:rsidR="00000000" w:rsidRPr="00000000">
        <w:rPr>
          <w:rtl w:val="0"/>
        </w:rPr>
      </w:r>
    </w:p>
    <w:p w:rsidR="00000000" w:rsidDel="00000000" w:rsidP="00000000" w:rsidRDefault="00000000" w:rsidRPr="00000000" w14:paraId="000000C1">
      <w:pPr>
        <w:rPr>
          <w:highlight w:val="white"/>
        </w:rPr>
      </w:pPr>
      <w:r w:rsidDel="00000000" w:rsidR="00000000" w:rsidRPr="00000000">
        <w:rPr>
          <w:rtl w:val="0"/>
        </w:rPr>
      </w:r>
    </w:p>
    <w:p w:rsidR="00000000" w:rsidDel="00000000" w:rsidP="00000000" w:rsidRDefault="00000000" w:rsidRPr="00000000" w14:paraId="000000C2">
      <w:pPr>
        <w:rPr>
          <w:highlight w:val="white"/>
        </w:rPr>
      </w:pPr>
      <w:r w:rsidDel="00000000" w:rsidR="00000000" w:rsidRPr="00000000">
        <w:rPr>
          <w:rtl w:val="0"/>
        </w:rPr>
      </w:r>
    </w:p>
    <w:p w:rsidR="00000000" w:rsidDel="00000000" w:rsidP="00000000" w:rsidRDefault="00000000" w:rsidRPr="00000000" w14:paraId="000000C3">
      <w:pPr>
        <w:rPr>
          <w:highlight w:val="white"/>
        </w:rPr>
      </w:pPr>
      <w:r w:rsidDel="00000000" w:rsidR="00000000" w:rsidRPr="00000000">
        <w:rPr>
          <w:highlight w:val="white"/>
        </w:rPr>
        <w:drawing>
          <wp:inline distB="114300" distT="114300" distL="114300" distR="114300">
            <wp:extent cx="5731200" cy="175260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highlight w:val="white"/>
        </w:rPr>
      </w:pPr>
      <w:r w:rsidDel="00000000" w:rsidR="00000000" w:rsidRPr="00000000">
        <w:rPr>
          <w:highlight w:val="white"/>
          <w:rtl w:val="0"/>
        </w:rPr>
        <w:t xml:space="preserve">Duration At Completion  DAC  =  60 months  </w:t>
      </w:r>
    </w:p>
    <w:p w:rsidR="00000000" w:rsidDel="00000000" w:rsidP="00000000" w:rsidRDefault="00000000" w:rsidRPr="00000000" w14:paraId="000000C5">
      <w:pPr>
        <w:rPr>
          <w:highlight w:val="white"/>
        </w:rPr>
      </w:pPr>
      <w:r w:rsidDel="00000000" w:rsidR="00000000" w:rsidRPr="00000000">
        <w:rPr>
          <w:highlight w:val="white"/>
          <w:rtl w:val="0"/>
        </w:rPr>
        <w:t xml:space="preserve">Budget at completion BAC = 8400000 </w:t>
      </w:r>
    </w:p>
    <w:p w:rsidR="00000000" w:rsidDel="00000000" w:rsidP="00000000" w:rsidRDefault="00000000" w:rsidRPr="00000000" w14:paraId="000000C6">
      <w:pPr>
        <w:rPr>
          <w:highlight w:val="white"/>
        </w:rPr>
      </w:pPr>
      <w:r w:rsidDel="00000000" w:rsidR="00000000" w:rsidRPr="00000000">
        <w:rPr>
          <w:highlight w:val="white"/>
          <w:rtl w:val="0"/>
        </w:rPr>
        <w:t xml:space="preserve">Planned value PV  = 2100000</w:t>
      </w:r>
    </w:p>
    <w:p w:rsidR="00000000" w:rsidDel="00000000" w:rsidP="00000000" w:rsidRDefault="00000000" w:rsidRPr="00000000" w14:paraId="000000C7">
      <w:pPr>
        <w:rPr>
          <w:highlight w:val="white"/>
        </w:rPr>
      </w:pPr>
      <w:r w:rsidDel="00000000" w:rsidR="00000000" w:rsidRPr="00000000">
        <w:rPr>
          <w:highlight w:val="white"/>
          <w:rtl w:val="0"/>
        </w:rPr>
        <w:t xml:space="preserve">After fifteen months : </w:t>
      </w:r>
    </w:p>
    <w:p w:rsidR="00000000" w:rsidDel="00000000" w:rsidP="00000000" w:rsidRDefault="00000000" w:rsidRPr="00000000" w14:paraId="000000C8">
      <w:pPr>
        <w:rPr>
          <w:highlight w:val="white"/>
        </w:rPr>
      </w:pPr>
      <w:r w:rsidDel="00000000" w:rsidR="00000000" w:rsidRPr="00000000">
        <w:rPr>
          <w:highlight w:val="white"/>
          <w:rtl w:val="0"/>
        </w:rPr>
        <w:t xml:space="preserve">Cost performance index CPI = EV/AC  =&gt;  EV = AC x CPI  = 2517500 </w:t>
      </w:r>
    </w:p>
    <w:p w:rsidR="00000000" w:rsidDel="00000000" w:rsidP="00000000" w:rsidRDefault="00000000" w:rsidRPr="00000000" w14:paraId="000000C9">
      <w:pPr>
        <w:rPr>
          <w:highlight w:val="white"/>
        </w:rPr>
      </w:pPr>
      <w:r w:rsidDel="00000000" w:rsidR="00000000" w:rsidRPr="00000000">
        <w:rPr>
          <w:highlight w:val="white"/>
          <w:rtl w:val="0"/>
        </w:rPr>
        <w:t xml:space="preserve">Earned value 2517500 </w:t>
      </w:r>
    </w:p>
    <w:p w:rsidR="00000000" w:rsidDel="00000000" w:rsidP="00000000" w:rsidRDefault="00000000" w:rsidRPr="00000000" w14:paraId="000000CA">
      <w:pPr>
        <w:rPr>
          <w:highlight w:val="white"/>
        </w:rPr>
      </w:pPr>
      <w:r w:rsidDel="00000000" w:rsidR="00000000" w:rsidRPr="00000000">
        <w:rPr>
          <w:highlight w:val="white"/>
          <w:rtl w:val="0"/>
        </w:rPr>
        <w:t xml:space="preserve">Estimate at completion  EAC = BAC/CPI = 8842000</w:t>
      </w:r>
    </w:p>
    <w:p w:rsidR="00000000" w:rsidDel="00000000" w:rsidP="00000000" w:rsidRDefault="00000000" w:rsidRPr="00000000" w14:paraId="000000CB">
      <w:pPr>
        <w:rPr>
          <w:highlight w:val="white"/>
        </w:rPr>
      </w:pPr>
      <w:r w:rsidDel="00000000" w:rsidR="00000000" w:rsidRPr="00000000">
        <w:rPr>
          <w:highlight w:val="white"/>
          <w:rtl w:val="0"/>
        </w:rPr>
        <w:t xml:space="preserve"> Schedule performance index = EV / PV =  1,2 </w:t>
      </w:r>
    </w:p>
    <w:p w:rsidR="00000000" w:rsidDel="00000000" w:rsidP="00000000" w:rsidRDefault="00000000" w:rsidRPr="00000000" w14:paraId="000000CC">
      <w:pPr>
        <w:rPr>
          <w:highlight w:val="white"/>
        </w:rPr>
      </w:pPr>
      <w:r w:rsidDel="00000000" w:rsidR="00000000" w:rsidRPr="00000000">
        <w:rPr>
          <w:highlight w:val="white"/>
          <w:rtl w:val="0"/>
        </w:rPr>
        <w:t xml:space="preserve">Estimate duration at completion EDAC = DAC/SPI = 50 </w:t>
      </w:r>
    </w:p>
    <w:p w:rsidR="00000000" w:rsidDel="00000000" w:rsidP="00000000" w:rsidRDefault="00000000" w:rsidRPr="00000000" w14:paraId="000000CD">
      <w:pPr>
        <w:rPr>
          <w:highlight w:val="white"/>
        </w:rPr>
      </w:pPr>
      <w:r w:rsidDel="00000000" w:rsidR="00000000" w:rsidRPr="00000000">
        <w:rPr>
          <w:rtl w:val="0"/>
        </w:rPr>
      </w:r>
    </w:p>
    <w:p w:rsidR="00000000" w:rsidDel="00000000" w:rsidP="00000000" w:rsidRDefault="00000000" w:rsidRPr="00000000" w14:paraId="000000CE">
      <w:pPr>
        <w:rPr>
          <w:highlight w:val="white"/>
        </w:rPr>
      </w:pPr>
      <w:r w:rsidDel="00000000" w:rsidR="00000000" w:rsidRPr="00000000">
        <w:rPr>
          <w:rtl w:val="0"/>
        </w:rPr>
      </w:r>
    </w:p>
    <w:p w:rsidR="00000000" w:rsidDel="00000000" w:rsidP="00000000" w:rsidRDefault="00000000" w:rsidRPr="00000000" w14:paraId="000000CF">
      <w:pPr>
        <w:shd w:fill="ffffff" w:val="clear"/>
        <w:spacing w:after="22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Bảng tóm tắt tính toán giá trị thu được EVM - Earned Value Management</w:t>
      </w:r>
    </w:p>
    <w:p w:rsidR="00000000" w:rsidDel="00000000" w:rsidP="00000000" w:rsidRDefault="00000000" w:rsidRPr="00000000" w14:paraId="000000D0">
      <w:pPr>
        <w:shd w:fill="ffffff" w:val="clear"/>
        <w:spacing w:after="220" w:lineRule="auto"/>
        <w:jc w:val="both"/>
        <w:rPr>
          <w:b w:val="1"/>
          <w:color w:val="0000ff"/>
          <w:sz w:val="24"/>
          <w:szCs w:val="24"/>
          <w:highlight w:val="white"/>
        </w:rPr>
      </w:pPr>
      <w:r w:rsidDel="00000000" w:rsidR="00000000" w:rsidRPr="00000000">
        <w:rPr>
          <w:b w:val="1"/>
          <w:color w:val="0000ff"/>
          <w:sz w:val="24"/>
          <w:szCs w:val="24"/>
          <w:highlight w:val="white"/>
          <w:rtl w:val="0"/>
        </w:rPr>
        <w:t xml:space="preserve">DAC duration at completion </w:t>
      </w:r>
    </w:p>
    <w:tbl>
      <w:tblPr>
        <w:tblStyle w:val="Table2"/>
        <w:tblW w:w="9025.000000000002" w:type="dxa"/>
        <w:jc w:val="left"/>
        <w:tblInd w:w="-2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7"/>
        <w:gridCol w:w="1161"/>
        <w:gridCol w:w="1905"/>
        <w:gridCol w:w="2134"/>
        <w:gridCol w:w="1676"/>
        <w:gridCol w:w="1232"/>
        <w:tblGridChange w:id="0">
          <w:tblGrid>
            <w:gridCol w:w="917"/>
            <w:gridCol w:w="1161"/>
            <w:gridCol w:w="1905"/>
            <w:gridCol w:w="2134"/>
            <w:gridCol w:w="1676"/>
            <w:gridCol w:w="1232"/>
          </w:tblGrid>
        </w:tblGridChange>
      </w:tblGrid>
      <w:tr>
        <w:trPr>
          <w:cantSplit w:val="0"/>
          <w:trHeight w:val="960" w:hRule="atLeast"/>
          <w:tblHeader w:val="0"/>
        </w:trPr>
        <w:tc>
          <w:tcPr>
            <w:gridSpan w:val="6"/>
            <w:tcBorders>
              <w:top w:color="e6e6e6" w:space="0" w:sz="4" w:val="single"/>
              <w:left w:color="e6e6e6" w:space="0" w:sz="4" w:val="single"/>
              <w:bottom w:color="e6e6e6" w:space="0" w:sz="4" w:val="single"/>
              <w:right w:color="e6e6e6" w:space="0" w:sz="4" w:val="single"/>
            </w:tcBorders>
            <w:tcMar>
              <w:top w:w="220.0" w:type="dxa"/>
              <w:left w:w="220.0" w:type="dxa"/>
              <w:bottom w:w="220.0" w:type="dxa"/>
              <w:right w:w="220.0" w:type="dxa"/>
            </w:tcMar>
          </w:tcPr>
          <w:p w:rsidR="00000000" w:rsidDel="00000000" w:rsidP="00000000" w:rsidRDefault="00000000" w:rsidRPr="00000000" w14:paraId="000000D1">
            <w:pPr>
              <w:spacing w:after="220" w:lineRule="auto"/>
              <w:jc w:val="center"/>
              <w:rPr>
                <w:b w:val="1"/>
                <w:color w:val="333333"/>
                <w:sz w:val="21"/>
                <w:szCs w:val="21"/>
                <w:highlight w:val="white"/>
              </w:rPr>
            </w:pPr>
            <w:r w:rsidDel="00000000" w:rsidR="00000000" w:rsidRPr="00000000">
              <w:rPr>
                <w:b w:val="1"/>
                <w:color w:val="333333"/>
                <w:sz w:val="21"/>
                <w:szCs w:val="21"/>
                <w:highlight w:val="white"/>
                <w:rtl w:val="0"/>
              </w:rPr>
              <w:t xml:space="preserve">PHÂN TÍCH GIÁ TRỊ THU ĐƯỢC</w:t>
            </w:r>
          </w:p>
        </w:tc>
      </w:tr>
      <w:tr>
        <w:trPr>
          <w:cantSplit w:val="0"/>
          <w:trHeight w:val="150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D7">
            <w:pPr>
              <w:spacing w:after="220" w:lineRule="auto"/>
              <w:rPr>
                <w:color w:val="333333"/>
                <w:sz w:val="21"/>
                <w:szCs w:val="21"/>
                <w:highlight w:val="white"/>
              </w:rPr>
            </w:pPr>
            <w:r w:rsidDel="00000000" w:rsidR="00000000" w:rsidRPr="00000000">
              <w:rPr>
                <w:color w:val="333333"/>
                <w:sz w:val="21"/>
                <w:szCs w:val="21"/>
                <w:highlight w:val="white"/>
                <w:rtl w:val="0"/>
              </w:rPr>
              <w:t xml:space="preserve">Viết tắt</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D8">
            <w:pPr>
              <w:spacing w:after="220" w:lineRule="auto"/>
              <w:rPr>
                <w:color w:val="333333"/>
                <w:sz w:val="21"/>
                <w:szCs w:val="21"/>
                <w:highlight w:val="white"/>
              </w:rPr>
            </w:pPr>
            <w:r w:rsidDel="00000000" w:rsidR="00000000" w:rsidRPr="00000000">
              <w:rPr>
                <w:color w:val="333333"/>
                <w:sz w:val="21"/>
                <w:szCs w:val="21"/>
                <w:highlight w:val="white"/>
                <w:rtl w:val="0"/>
              </w:rPr>
              <w:t xml:space="preserve">Tên</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D9">
            <w:pPr>
              <w:spacing w:after="220" w:lineRule="auto"/>
              <w:rPr>
                <w:color w:val="333333"/>
                <w:sz w:val="21"/>
                <w:szCs w:val="21"/>
                <w:highlight w:val="white"/>
              </w:rPr>
            </w:pPr>
            <w:r w:rsidDel="00000000" w:rsidR="00000000" w:rsidRPr="00000000">
              <w:rPr>
                <w:color w:val="333333"/>
                <w:sz w:val="21"/>
                <w:szCs w:val="21"/>
                <w:highlight w:val="white"/>
                <w:rtl w:val="0"/>
              </w:rPr>
              <w:t xml:space="preserve">Định nghĩa</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DA">
            <w:pPr>
              <w:spacing w:after="220" w:lineRule="auto"/>
              <w:rPr>
                <w:color w:val="333333"/>
                <w:sz w:val="21"/>
                <w:szCs w:val="21"/>
                <w:highlight w:val="white"/>
              </w:rPr>
            </w:pPr>
            <w:r w:rsidDel="00000000" w:rsidR="00000000" w:rsidRPr="00000000">
              <w:rPr>
                <w:color w:val="333333"/>
                <w:sz w:val="21"/>
                <w:szCs w:val="21"/>
                <w:highlight w:val="white"/>
                <w:rtl w:val="0"/>
              </w:rPr>
              <w:t xml:space="preserve">Cách sử dụng</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DB">
            <w:pPr>
              <w:spacing w:after="220" w:lineRule="auto"/>
              <w:rPr>
                <w:color w:val="333333"/>
                <w:sz w:val="21"/>
                <w:szCs w:val="21"/>
                <w:highlight w:val="white"/>
              </w:rPr>
            </w:pPr>
            <w:r w:rsidDel="00000000" w:rsidR="00000000" w:rsidRPr="00000000">
              <w:rPr>
                <w:color w:val="333333"/>
                <w:sz w:val="21"/>
                <w:szCs w:val="21"/>
                <w:highlight w:val="white"/>
                <w:rtl w:val="0"/>
              </w:rPr>
              <w:t xml:space="preserve">Công thức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DC">
            <w:pPr>
              <w:spacing w:after="220" w:lineRule="auto"/>
              <w:rPr>
                <w:color w:val="333333"/>
                <w:sz w:val="21"/>
                <w:szCs w:val="21"/>
                <w:highlight w:val="white"/>
              </w:rPr>
            </w:pPr>
            <w:r w:rsidDel="00000000" w:rsidR="00000000" w:rsidRPr="00000000">
              <w:rPr>
                <w:color w:val="333333"/>
                <w:sz w:val="21"/>
                <w:szCs w:val="21"/>
                <w:highlight w:val="white"/>
                <w:rtl w:val="0"/>
              </w:rPr>
              <w:t xml:space="preserve">Giải thích kết quả</w:t>
            </w:r>
          </w:p>
        </w:tc>
      </w:tr>
      <w:tr>
        <w:trPr>
          <w:cantSplit w:val="0"/>
          <w:trHeight w:val="258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DD">
            <w:pPr>
              <w:spacing w:after="220" w:lineRule="auto"/>
              <w:rPr>
                <w:color w:val="333333"/>
                <w:sz w:val="21"/>
                <w:szCs w:val="21"/>
                <w:highlight w:val="white"/>
              </w:rPr>
            </w:pPr>
            <w:r w:rsidDel="00000000" w:rsidR="00000000" w:rsidRPr="00000000">
              <w:rPr>
                <w:color w:val="333333"/>
                <w:sz w:val="21"/>
                <w:szCs w:val="21"/>
                <w:highlight w:val="white"/>
                <w:rtl w:val="0"/>
              </w:rPr>
              <w:t xml:space="preserve">PV</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DE">
            <w:pPr>
              <w:spacing w:after="220" w:lineRule="auto"/>
              <w:rPr>
                <w:color w:val="333333"/>
                <w:sz w:val="21"/>
                <w:szCs w:val="21"/>
                <w:highlight w:val="white"/>
              </w:rPr>
            </w:pPr>
            <w:r w:rsidDel="00000000" w:rsidR="00000000" w:rsidRPr="00000000">
              <w:rPr>
                <w:color w:val="333333"/>
                <w:sz w:val="21"/>
                <w:szCs w:val="21"/>
                <w:highlight w:val="white"/>
                <w:rtl w:val="0"/>
              </w:rPr>
              <w:t xml:space="preserve">Giá trị kế hoạch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DF">
            <w:pPr>
              <w:spacing w:after="220" w:lineRule="auto"/>
              <w:rPr>
                <w:color w:val="333333"/>
                <w:sz w:val="21"/>
                <w:szCs w:val="21"/>
                <w:highlight w:val="white"/>
              </w:rPr>
            </w:pPr>
            <w:r w:rsidDel="00000000" w:rsidR="00000000" w:rsidRPr="00000000">
              <w:rPr>
                <w:color w:val="333333"/>
                <w:sz w:val="21"/>
                <w:szCs w:val="21"/>
                <w:highlight w:val="white"/>
                <w:rtl w:val="0"/>
              </w:rPr>
              <w:t xml:space="preserve">Ngân sách được cấp cho công việc theo kế hoạch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0">
            <w:pPr>
              <w:spacing w:after="220" w:lineRule="auto"/>
              <w:rPr>
                <w:color w:val="333333"/>
                <w:sz w:val="21"/>
                <w:szCs w:val="21"/>
                <w:highlight w:val="white"/>
              </w:rPr>
            </w:pPr>
            <w:r w:rsidDel="00000000" w:rsidR="00000000" w:rsidRPr="00000000">
              <w:rPr>
                <w:color w:val="333333"/>
                <w:sz w:val="21"/>
                <w:szCs w:val="21"/>
                <w:highlight w:val="white"/>
                <w:rtl w:val="0"/>
              </w:rPr>
              <w:t xml:space="preserve">Giá trị của công việc kế hoạch được hoàn thành tới một thời điểm, thường là ngày dữ liệu, hoặc hoàn thành dự án.</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1">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2">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tc>
      </w:tr>
      <w:tr>
        <w:trPr>
          <w:cantSplit w:val="0"/>
          <w:trHeight w:val="312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3">
            <w:pPr>
              <w:spacing w:after="220" w:lineRule="auto"/>
              <w:rPr>
                <w:color w:val="333333"/>
                <w:sz w:val="21"/>
                <w:szCs w:val="21"/>
                <w:highlight w:val="white"/>
              </w:rPr>
            </w:pPr>
            <w:r w:rsidDel="00000000" w:rsidR="00000000" w:rsidRPr="00000000">
              <w:rPr>
                <w:color w:val="333333"/>
                <w:sz w:val="21"/>
                <w:szCs w:val="21"/>
                <w:highlight w:val="white"/>
                <w:rtl w:val="0"/>
              </w:rPr>
              <w:t xml:space="preserve">EV</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4">
            <w:pPr>
              <w:spacing w:after="220" w:lineRule="auto"/>
              <w:rPr>
                <w:color w:val="333333"/>
                <w:sz w:val="21"/>
                <w:szCs w:val="21"/>
                <w:highlight w:val="white"/>
              </w:rPr>
            </w:pPr>
            <w:r w:rsidDel="00000000" w:rsidR="00000000" w:rsidRPr="00000000">
              <w:rPr>
                <w:color w:val="333333"/>
                <w:sz w:val="21"/>
                <w:szCs w:val="21"/>
                <w:highlight w:val="white"/>
                <w:rtl w:val="0"/>
              </w:rPr>
              <w:t xml:space="preserve">Giá trị thu được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5">
            <w:pPr>
              <w:spacing w:after="220" w:lineRule="auto"/>
              <w:rPr>
                <w:color w:val="333333"/>
                <w:sz w:val="21"/>
                <w:szCs w:val="21"/>
                <w:highlight w:val="white"/>
              </w:rPr>
            </w:pPr>
            <w:r w:rsidDel="00000000" w:rsidR="00000000" w:rsidRPr="00000000">
              <w:rPr>
                <w:color w:val="333333"/>
                <w:sz w:val="21"/>
                <w:szCs w:val="21"/>
                <w:highlight w:val="white"/>
                <w:rtl w:val="0"/>
              </w:rPr>
              <w:t xml:space="preserve">Phần công việc thực hiện được đo lường bằng ngân sách đã bỏ ra cho công việc đó.</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6">
            <w:pPr>
              <w:spacing w:after="220" w:lineRule="auto"/>
              <w:rPr>
                <w:color w:val="333333"/>
                <w:sz w:val="21"/>
                <w:szCs w:val="21"/>
                <w:highlight w:val="white"/>
              </w:rPr>
            </w:pPr>
            <w:r w:rsidDel="00000000" w:rsidR="00000000" w:rsidRPr="00000000">
              <w:rPr>
                <w:color w:val="333333"/>
                <w:sz w:val="21"/>
                <w:szCs w:val="21"/>
                <w:highlight w:val="white"/>
                <w:rtl w:val="0"/>
              </w:rPr>
              <w:t xml:space="preserve">Giá trị kế hoặc của tất cả công việc được hoàn thành (thu được) tại một thời điểm, thường là ngày dữ liệu, không nhắc đến chi phí thực tế</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7">
            <w:pPr>
              <w:spacing w:after="220" w:lineRule="auto"/>
              <w:rPr>
                <w:color w:val="333333"/>
                <w:sz w:val="21"/>
                <w:szCs w:val="21"/>
                <w:highlight w:val="white"/>
              </w:rPr>
            </w:pPr>
            <w:r w:rsidDel="00000000" w:rsidR="00000000" w:rsidRPr="00000000">
              <w:rPr>
                <w:color w:val="333333"/>
                <w:sz w:val="21"/>
                <w:szCs w:val="21"/>
                <w:highlight w:val="white"/>
                <w:rtl w:val="0"/>
              </w:rPr>
              <w:t xml:space="preserve">EV = tổng giá trị kế hoạch của công việc đã hoàn thành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8">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tc>
      </w:tr>
      <w:tr>
        <w:trPr>
          <w:cantSplit w:val="0"/>
          <w:trHeight w:val="258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9">
            <w:pPr>
              <w:spacing w:after="220" w:lineRule="auto"/>
              <w:rPr>
                <w:color w:val="333333"/>
                <w:sz w:val="21"/>
                <w:szCs w:val="21"/>
                <w:highlight w:val="white"/>
              </w:rPr>
            </w:pPr>
            <w:r w:rsidDel="00000000" w:rsidR="00000000" w:rsidRPr="00000000">
              <w:rPr>
                <w:color w:val="333333"/>
                <w:sz w:val="21"/>
                <w:szCs w:val="21"/>
                <w:highlight w:val="white"/>
                <w:rtl w:val="0"/>
              </w:rPr>
              <w:t xml:space="preserve">AC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A">
            <w:pPr>
              <w:spacing w:after="220" w:lineRule="auto"/>
              <w:rPr>
                <w:color w:val="333333"/>
                <w:sz w:val="21"/>
                <w:szCs w:val="21"/>
                <w:highlight w:val="white"/>
              </w:rPr>
            </w:pPr>
            <w:r w:rsidDel="00000000" w:rsidR="00000000" w:rsidRPr="00000000">
              <w:rPr>
                <w:color w:val="333333"/>
                <w:sz w:val="21"/>
                <w:szCs w:val="21"/>
                <w:highlight w:val="white"/>
                <w:rtl w:val="0"/>
              </w:rPr>
              <w:t xml:space="preserve">Chi phí thực tế</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B">
            <w:pPr>
              <w:spacing w:after="220" w:lineRule="auto"/>
              <w:rPr>
                <w:color w:val="333333"/>
                <w:sz w:val="21"/>
                <w:szCs w:val="21"/>
                <w:highlight w:val="white"/>
              </w:rPr>
            </w:pPr>
            <w:r w:rsidDel="00000000" w:rsidR="00000000" w:rsidRPr="00000000">
              <w:rPr>
                <w:color w:val="333333"/>
                <w:sz w:val="21"/>
                <w:szCs w:val="21"/>
                <w:highlight w:val="white"/>
                <w:rtl w:val="0"/>
              </w:rPr>
              <w:t xml:space="preserve">Chi phí phát sinh khi thực hiện công việc của một hoạt động trong một khoảng thời gian cụ thể.</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C">
            <w:pPr>
              <w:spacing w:after="220" w:lineRule="auto"/>
              <w:rPr>
                <w:color w:val="333333"/>
                <w:sz w:val="21"/>
                <w:szCs w:val="21"/>
                <w:highlight w:val="white"/>
              </w:rPr>
            </w:pPr>
            <w:r w:rsidDel="00000000" w:rsidR="00000000" w:rsidRPr="00000000">
              <w:rPr>
                <w:color w:val="333333"/>
                <w:sz w:val="21"/>
                <w:szCs w:val="21"/>
                <w:highlight w:val="white"/>
                <w:rtl w:val="0"/>
              </w:rPr>
              <w:t xml:space="preserve">Chi phí thực tế của tất cả công việc được hoàn thành tới một thời điểm, thường là ngày dữ liệu</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D">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E">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tc>
      </w:tr>
      <w:tr>
        <w:trPr>
          <w:cantSplit w:val="0"/>
          <w:trHeight w:val="204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EF">
            <w:pPr>
              <w:spacing w:after="220" w:lineRule="auto"/>
              <w:rPr>
                <w:color w:val="333333"/>
                <w:sz w:val="21"/>
                <w:szCs w:val="21"/>
                <w:highlight w:val="white"/>
              </w:rPr>
            </w:pPr>
            <w:r w:rsidDel="00000000" w:rsidR="00000000" w:rsidRPr="00000000">
              <w:rPr>
                <w:color w:val="333333"/>
                <w:sz w:val="21"/>
                <w:szCs w:val="21"/>
                <w:highlight w:val="white"/>
                <w:rtl w:val="0"/>
              </w:rPr>
              <w:t xml:space="preserve">BAC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0">
            <w:pPr>
              <w:spacing w:after="220" w:lineRule="auto"/>
              <w:rPr>
                <w:color w:val="333333"/>
                <w:sz w:val="21"/>
                <w:szCs w:val="21"/>
                <w:highlight w:val="white"/>
              </w:rPr>
            </w:pPr>
            <w:r w:rsidDel="00000000" w:rsidR="00000000" w:rsidRPr="00000000">
              <w:rPr>
                <w:color w:val="333333"/>
                <w:sz w:val="21"/>
                <w:szCs w:val="21"/>
                <w:highlight w:val="white"/>
                <w:rtl w:val="0"/>
              </w:rPr>
              <w:t xml:space="preserve">Ngân sách khi hoàn thành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1">
            <w:pPr>
              <w:spacing w:after="220" w:lineRule="auto"/>
              <w:rPr>
                <w:color w:val="333333"/>
                <w:sz w:val="21"/>
                <w:szCs w:val="21"/>
                <w:highlight w:val="white"/>
              </w:rPr>
            </w:pPr>
            <w:r w:rsidDel="00000000" w:rsidR="00000000" w:rsidRPr="00000000">
              <w:rPr>
                <w:color w:val="333333"/>
                <w:sz w:val="21"/>
                <w:szCs w:val="21"/>
                <w:highlight w:val="white"/>
                <w:rtl w:val="0"/>
              </w:rPr>
              <w:t xml:space="preserve">Tổng của tất cả ngân sách được thiết lập để thực hiện công việc.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2">
            <w:pPr>
              <w:spacing w:after="220" w:lineRule="auto"/>
              <w:rPr>
                <w:color w:val="333333"/>
                <w:sz w:val="21"/>
                <w:szCs w:val="21"/>
                <w:highlight w:val="white"/>
              </w:rPr>
            </w:pPr>
            <w:r w:rsidDel="00000000" w:rsidR="00000000" w:rsidRPr="00000000">
              <w:rPr>
                <w:color w:val="333333"/>
                <w:sz w:val="21"/>
                <w:szCs w:val="21"/>
                <w:highlight w:val="white"/>
                <w:rtl w:val="0"/>
              </w:rPr>
              <w:t xml:space="preserve">Giá trị của tổng công việc kế hoạch, chi phí cơ sở dự án</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3">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4">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tc>
      </w:tr>
      <w:tr>
        <w:trPr>
          <w:cantSplit w:val="0"/>
          <w:trHeight w:val="492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5">
            <w:pPr>
              <w:spacing w:after="220" w:lineRule="auto"/>
              <w:rPr>
                <w:color w:val="333333"/>
                <w:sz w:val="21"/>
                <w:szCs w:val="21"/>
                <w:highlight w:val="white"/>
              </w:rPr>
            </w:pPr>
            <w:r w:rsidDel="00000000" w:rsidR="00000000" w:rsidRPr="00000000">
              <w:rPr>
                <w:color w:val="333333"/>
                <w:sz w:val="21"/>
                <w:szCs w:val="21"/>
                <w:highlight w:val="white"/>
                <w:rtl w:val="0"/>
              </w:rPr>
              <w:t xml:space="preserve">CV</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6">
            <w:pPr>
              <w:spacing w:after="220" w:lineRule="auto"/>
              <w:rPr>
                <w:color w:val="333333"/>
                <w:sz w:val="21"/>
                <w:szCs w:val="21"/>
                <w:highlight w:val="white"/>
              </w:rPr>
            </w:pPr>
            <w:r w:rsidDel="00000000" w:rsidR="00000000" w:rsidRPr="00000000">
              <w:rPr>
                <w:color w:val="333333"/>
                <w:sz w:val="21"/>
                <w:szCs w:val="21"/>
                <w:highlight w:val="white"/>
                <w:rtl w:val="0"/>
              </w:rPr>
              <w:t xml:space="preserve">Chênh lệch chi phí</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7">
            <w:pPr>
              <w:spacing w:after="220" w:lineRule="auto"/>
              <w:rPr>
                <w:color w:val="333333"/>
                <w:sz w:val="21"/>
                <w:szCs w:val="21"/>
                <w:highlight w:val="white"/>
              </w:rPr>
            </w:pPr>
            <w:r w:rsidDel="00000000" w:rsidR="00000000" w:rsidRPr="00000000">
              <w:rPr>
                <w:color w:val="333333"/>
                <w:sz w:val="21"/>
                <w:szCs w:val="21"/>
                <w:highlight w:val="white"/>
                <w:rtl w:val="0"/>
              </w:rPr>
              <w:t xml:space="preserve">Số tiền ngân sách thâm hụt hoặc thặng dư tại một thời điểm nhất định, thể hiện bằng chênh lệch giữa giá trị thu được và chi phí thực tế.</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8">
            <w:pPr>
              <w:spacing w:after="220" w:lineRule="auto"/>
              <w:rPr>
                <w:color w:val="333333"/>
                <w:sz w:val="21"/>
                <w:szCs w:val="21"/>
                <w:highlight w:val="white"/>
              </w:rPr>
            </w:pPr>
            <w:r w:rsidDel="00000000" w:rsidR="00000000" w:rsidRPr="00000000">
              <w:rPr>
                <w:color w:val="333333"/>
                <w:sz w:val="21"/>
                <w:szCs w:val="21"/>
                <w:highlight w:val="white"/>
                <w:rtl w:val="0"/>
              </w:rPr>
              <w:t xml:space="preserve">Chênh lệch giữa giá trị công việc hoàn thành tới một thời điểm, thường là ngày dữ liệu, và chi phí thực tế tới thời điểm đó.</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9">
            <w:pPr>
              <w:spacing w:after="220" w:lineRule="auto"/>
              <w:rPr>
                <w:color w:val="333333"/>
                <w:sz w:val="21"/>
                <w:szCs w:val="21"/>
                <w:highlight w:val="white"/>
              </w:rPr>
            </w:pPr>
            <w:r w:rsidDel="00000000" w:rsidR="00000000" w:rsidRPr="00000000">
              <w:rPr>
                <w:color w:val="333333"/>
                <w:sz w:val="21"/>
                <w:szCs w:val="21"/>
                <w:highlight w:val="white"/>
                <w:rtl w:val="0"/>
              </w:rPr>
              <w:t xml:space="preserve">CV = EV - AC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A">
            <w:pPr>
              <w:spacing w:after="220" w:lineRule="auto"/>
              <w:rPr>
                <w:color w:val="333333"/>
                <w:sz w:val="21"/>
                <w:szCs w:val="21"/>
                <w:highlight w:val="white"/>
              </w:rPr>
            </w:pPr>
            <w:r w:rsidDel="00000000" w:rsidR="00000000" w:rsidRPr="00000000">
              <w:rPr>
                <w:color w:val="333333"/>
                <w:sz w:val="21"/>
                <w:szCs w:val="21"/>
                <w:highlight w:val="white"/>
                <w:rtl w:val="0"/>
              </w:rPr>
              <w:t xml:space="preserve">Dương = Dưới chi phí</w:t>
            </w:r>
          </w:p>
          <w:p w:rsidR="00000000" w:rsidDel="00000000" w:rsidP="00000000" w:rsidRDefault="00000000" w:rsidRPr="00000000" w14:paraId="000000FB">
            <w:pPr>
              <w:spacing w:after="220" w:lineRule="auto"/>
              <w:rPr>
                <w:color w:val="333333"/>
                <w:sz w:val="21"/>
                <w:szCs w:val="21"/>
                <w:highlight w:val="white"/>
              </w:rPr>
            </w:pPr>
            <w:r w:rsidDel="00000000" w:rsidR="00000000" w:rsidRPr="00000000">
              <w:rPr>
                <w:color w:val="333333"/>
                <w:sz w:val="21"/>
                <w:szCs w:val="21"/>
                <w:highlight w:val="white"/>
                <w:rtl w:val="0"/>
              </w:rPr>
              <w:t xml:space="preserve">Trung bình = Đúng chi phí kế hoạch</w:t>
            </w:r>
          </w:p>
          <w:p w:rsidR="00000000" w:rsidDel="00000000" w:rsidP="00000000" w:rsidRDefault="00000000" w:rsidRPr="00000000" w14:paraId="000000FC">
            <w:pPr>
              <w:spacing w:after="220" w:lineRule="auto"/>
              <w:rPr>
                <w:color w:val="333333"/>
                <w:sz w:val="21"/>
                <w:szCs w:val="21"/>
                <w:highlight w:val="white"/>
              </w:rPr>
            </w:pPr>
            <w:r w:rsidDel="00000000" w:rsidR="00000000" w:rsidRPr="00000000">
              <w:rPr>
                <w:color w:val="333333"/>
                <w:sz w:val="21"/>
                <w:szCs w:val="21"/>
                <w:highlight w:val="white"/>
                <w:rtl w:val="0"/>
              </w:rPr>
              <w:t xml:space="preserve">Âm = Vượt chi phí kế hoạch</w:t>
            </w:r>
          </w:p>
        </w:tc>
      </w:tr>
      <w:tr>
        <w:trPr>
          <w:cantSplit w:val="0"/>
          <w:trHeight w:val="384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D">
            <w:pPr>
              <w:spacing w:after="220" w:lineRule="auto"/>
              <w:rPr>
                <w:color w:val="333333"/>
                <w:sz w:val="21"/>
                <w:szCs w:val="21"/>
                <w:highlight w:val="white"/>
              </w:rPr>
            </w:pPr>
            <w:r w:rsidDel="00000000" w:rsidR="00000000" w:rsidRPr="00000000">
              <w:rPr>
                <w:color w:val="333333"/>
                <w:sz w:val="21"/>
                <w:szCs w:val="21"/>
                <w:highlight w:val="white"/>
                <w:rtl w:val="0"/>
              </w:rPr>
              <w:t xml:space="preserve">SV</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E">
            <w:pPr>
              <w:spacing w:after="220" w:lineRule="auto"/>
              <w:rPr>
                <w:color w:val="333333"/>
                <w:sz w:val="21"/>
                <w:szCs w:val="21"/>
                <w:highlight w:val="white"/>
              </w:rPr>
            </w:pPr>
            <w:r w:rsidDel="00000000" w:rsidR="00000000" w:rsidRPr="00000000">
              <w:rPr>
                <w:color w:val="333333"/>
                <w:sz w:val="21"/>
                <w:szCs w:val="21"/>
                <w:highlight w:val="white"/>
                <w:rtl w:val="0"/>
              </w:rPr>
              <w:t xml:space="preserve">Chênh lệch tiến độ</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0FF">
            <w:pPr>
              <w:spacing w:after="220" w:lineRule="auto"/>
              <w:rPr>
                <w:color w:val="333333"/>
                <w:sz w:val="21"/>
                <w:szCs w:val="21"/>
                <w:highlight w:val="white"/>
              </w:rPr>
            </w:pPr>
            <w:r w:rsidDel="00000000" w:rsidR="00000000" w:rsidRPr="00000000">
              <w:rPr>
                <w:color w:val="333333"/>
                <w:sz w:val="21"/>
                <w:szCs w:val="21"/>
                <w:highlight w:val="white"/>
                <w:rtl w:val="0"/>
              </w:rPr>
              <w:t xml:space="preserve">Thời gian mà dự án sớm hoặc trễ hơn ngày chuyển giao kế hoạch, tại một điểm thời gian, biểu diễn bằng chênh lệch giữa giá trị thu được và giá trị dự kiến.</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0">
            <w:pPr>
              <w:spacing w:after="220" w:lineRule="auto"/>
              <w:rPr>
                <w:color w:val="333333"/>
                <w:sz w:val="21"/>
                <w:szCs w:val="21"/>
                <w:highlight w:val="white"/>
              </w:rPr>
            </w:pPr>
            <w:r w:rsidDel="00000000" w:rsidR="00000000" w:rsidRPr="00000000">
              <w:rPr>
                <w:color w:val="333333"/>
                <w:sz w:val="21"/>
                <w:szCs w:val="21"/>
                <w:highlight w:val="white"/>
                <w:rtl w:val="0"/>
              </w:rPr>
              <w:t xml:space="preserve">Chênh lệch giữa công việc hoàn thành tới một thời điểm, thường là ngày dữ liệu, và công việc kế hoạch cần hoàn thành tới thời điểm đó.</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1">
            <w:pPr>
              <w:spacing w:after="220" w:lineRule="auto"/>
              <w:rPr>
                <w:color w:val="333333"/>
                <w:sz w:val="21"/>
                <w:szCs w:val="21"/>
                <w:highlight w:val="white"/>
              </w:rPr>
            </w:pPr>
            <w:r w:rsidDel="00000000" w:rsidR="00000000" w:rsidRPr="00000000">
              <w:rPr>
                <w:color w:val="333333"/>
                <w:sz w:val="21"/>
                <w:szCs w:val="21"/>
                <w:highlight w:val="white"/>
                <w:rtl w:val="0"/>
              </w:rPr>
              <w:t xml:space="preserve">SV = EV - PV</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2">
            <w:pPr>
              <w:spacing w:after="220" w:lineRule="auto"/>
              <w:rPr>
                <w:color w:val="333333"/>
                <w:sz w:val="21"/>
                <w:szCs w:val="21"/>
                <w:highlight w:val="white"/>
              </w:rPr>
            </w:pPr>
            <w:r w:rsidDel="00000000" w:rsidR="00000000" w:rsidRPr="00000000">
              <w:rPr>
                <w:color w:val="333333"/>
                <w:sz w:val="21"/>
                <w:szCs w:val="21"/>
                <w:highlight w:val="white"/>
                <w:rtl w:val="0"/>
              </w:rPr>
              <w:t xml:space="preserve">Dương = Sớm tiến độ</w:t>
            </w:r>
          </w:p>
          <w:p w:rsidR="00000000" w:rsidDel="00000000" w:rsidP="00000000" w:rsidRDefault="00000000" w:rsidRPr="00000000" w14:paraId="00000103">
            <w:pPr>
              <w:spacing w:after="220" w:lineRule="auto"/>
              <w:rPr>
                <w:color w:val="333333"/>
                <w:sz w:val="21"/>
                <w:szCs w:val="21"/>
                <w:highlight w:val="white"/>
              </w:rPr>
            </w:pPr>
            <w:r w:rsidDel="00000000" w:rsidR="00000000" w:rsidRPr="00000000">
              <w:rPr>
                <w:color w:val="333333"/>
                <w:sz w:val="21"/>
                <w:szCs w:val="21"/>
                <w:highlight w:val="white"/>
                <w:rtl w:val="0"/>
              </w:rPr>
              <w:t xml:space="preserve">Trung bình = Đúng tiến độ</w:t>
            </w:r>
          </w:p>
          <w:p w:rsidR="00000000" w:rsidDel="00000000" w:rsidP="00000000" w:rsidRDefault="00000000" w:rsidRPr="00000000" w14:paraId="00000104">
            <w:pPr>
              <w:spacing w:after="220" w:lineRule="auto"/>
              <w:rPr>
                <w:color w:val="333333"/>
                <w:sz w:val="21"/>
                <w:szCs w:val="21"/>
                <w:highlight w:val="white"/>
              </w:rPr>
            </w:pPr>
            <w:r w:rsidDel="00000000" w:rsidR="00000000" w:rsidRPr="00000000">
              <w:rPr>
                <w:color w:val="333333"/>
                <w:sz w:val="21"/>
                <w:szCs w:val="21"/>
                <w:highlight w:val="white"/>
                <w:rtl w:val="0"/>
              </w:rPr>
              <w:t xml:space="preserve">Âm = Trễ tiến độ</w:t>
            </w:r>
          </w:p>
        </w:tc>
      </w:tr>
      <w:tr>
        <w:trPr>
          <w:cantSplit w:val="0"/>
          <w:trHeight w:val="492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5">
            <w:pPr>
              <w:spacing w:after="220" w:lineRule="auto"/>
              <w:rPr>
                <w:color w:val="333333"/>
                <w:sz w:val="21"/>
                <w:szCs w:val="21"/>
                <w:highlight w:val="white"/>
              </w:rPr>
            </w:pPr>
            <w:r w:rsidDel="00000000" w:rsidR="00000000" w:rsidRPr="00000000">
              <w:rPr>
                <w:color w:val="333333"/>
                <w:sz w:val="21"/>
                <w:szCs w:val="21"/>
                <w:highlight w:val="white"/>
                <w:rtl w:val="0"/>
              </w:rPr>
              <w:t xml:space="preserve">VAC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6">
            <w:pPr>
              <w:spacing w:after="220" w:lineRule="auto"/>
              <w:rPr>
                <w:color w:val="333333"/>
                <w:sz w:val="21"/>
                <w:szCs w:val="21"/>
                <w:highlight w:val="white"/>
              </w:rPr>
            </w:pPr>
            <w:r w:rsidDel="00000000" w:rsidR="00000000" w:rsidRPr="00000000">
              <w:rPr>
                <w:color w:val="333333"/>
                <w:sz w:val="21"/>
                <w:szCs w:val="21"/>
                <w:highlight w:val="white"/>
                <w:rtl w:val="0"/>
              </w:rPr>
              <w:t xml:space="preserve">Chênh lệch khi hoàn thành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7">
            <w:pPr>
              <w:spacing w:after="220" w:lineRule="auto"/>
              <w:rPr>
                <w:color w:val="333333"/>
                <w:sz w:val="21"/>
                <w:szCs w:val="21"/>
                <w:highlight w:val="white"/>
              </w:rPr>
            </w:pPr>
            <w:r w:rsidDel="00000000" w:rsidR="00000000" w:rsidRPr="00000000">
              <w:rPr>
                <w:color w:val="333333"/>
                <w:sz w:val="21"/>
                <w:szCs w:val="21"/>
                <w:highlight w:val="white"/>
                <w:rtl w:val="0"/>
              </w:rPr>
              <w:t xml:space="preserve">Dự báo số tiền thâm hụt ngân sách hoặc thặng dư, thể hiện như sự khác biệt giữa ngân sách khi hoàn thành và ước tính khi hoàn thành.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8">
            <w:pPr>
              <w:spacing w:after="220" w:lineRule="auto"/>
              <w:rPr>
                <w:color w:val="333333"/>
                <w:sz w:val="21"/>
                <w:szCs w:val="21"/>
                <w:highlight w:val="white"/>
              </w:rPr>
            </w:pPr>
            <w:r w:rsidDel="00000000" w:rsidR="00000000" w:rsidRPr="00000000">
              <w:rPr>
                <w:color w:val="333333"/>
                <w:sz w:val="21"/>
                <w:szCs w:val="21"/>
                <w:highlight w:val="white"/>
                <w:rtl w:val="0"/>
              </w:rPr>
              <w:t xml:space="preserve">Chi phí chênh lệch ước lượng  tại lúc hoàn thành dự án</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9">
            <w:pPr>
              <w:spacing w:after="220" w:lineRule="auto"/>
              <w:rPr>
                <w:color w:val="333333"/>
                <w:sz w:val="21"/>
                <w:szCs w:val="21"/>
                <w:highlight w:val="white"/>
              </w:rPr>
            </w:pPr>
            <w:r w:rsidDel="00000000" w:rsidR="00000000" w:rsidRPr="00000000">
              <w:rPr>
                <w:color w:val="333333"/>
                <w:sz w:val="21"/>
                <w:szCs w:val="21"/>
                <w:highlight w:val="white"/>
                <w:rtl w:val="0"/>
              </w:rPr>
              <w:t xml:space="preserve">VAC = BAC – EAC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A">
            <w:pPr>
              <w:spacing w:after="220" w:lineRule="auto"/>
              <w:rPr>
                <w:color w:val="333333"/>
                <w:sz w:val="21"/>
                <w:szCs w:val="21"/>
                <w:highlight w:val="white"/>
              </w:rPr>
            </w:pPr>
            <w:r w:rsidDel="00000000" w:rsidR="00000000" w:rsidRPr="00000000">
              <w:rPr>
                <w:color w:val="333333"/>
                <w:sz w:val="21"/>
                <w:szCs w:val="21"/>
                <w:highlight w:val="white"/>
                <w:rtl w:val="0"/>
              </w:rPr>
              <w:t xml:space="preserve">Dương = Dưới chi phí</w:t>
            </w:r>
          </w:p>
          <w:p w:rsidR="00000000" w:rsidDel="00000000" w:rsidP="00000000" w:rsidRDefault="00000000" w:rsidRPr="00000000" w14:paraId="0000010B">
            <w:pPr>
              <w:spacing w:after="220" w:lineRule="auto"/>
              <w:rPr>
                <w:color w:val="333333"/>
                <w:sz w:val="21"/>
                <w:szCs w:val="21"/>
                <w:highlight w:val="white"/>
              </w:rPr>
            </w:pPr>
            <w:r w:rsidDel="00000000" w:rsidR="00000000" w:rsidRPr="00000000">
              <w:rPr>
                <w:color w:val="333333"/>
                <w:sz w:val="21"/>
                <w:szCs w:val="21"/>
                <w:highlight w:val="white"/>
                <w:rtl w:val="0"/>
              </w:rPr>
              <w:t xml:space="preserve">Trung bình = Đúng chi phí kế hoạch</w:t>
            </w:r>
          </w:p>
          <w:p w:rsidR="00000000" w:rsidDel="00000000" w:rsidP="00000000" w:rsidRDefault="00000000" w:rsidRPr="00000000" w14:paraId="0000010C">
            <w:pPr>
              <w:spacing w:after="220" w:lineRule="auto"/>
              <w:rPr>
                <w:color w:val="333333"/>
                <w:sz w:val="21"/>
                <w:szCs w:val="21"/>
                <w:highlight w:val="white"/>
              </w:rPr>
            </w:pPr>
            <w:r w:rsidDel="00000000" w:rsidR="00000000" w:rsidRPr="00000000">
              <w:rPr>
                <w:color w:val="333333"/>
                <w:sz w:val="21"/>
                <w:szCs w:val="21"/>
                <w:highlight w:val="white"/>
                <w:rtl w:val="0"/>
              </w:rPr>
              <w:t xml:space="preserve">Âm = Vượt chi phí kế hoạch</w:t>
            </w:r>
          </w:p>
        </w:tc>
      </w:tr>
      <w:tr>
        <w:trPr>
          <w:cantSplit w:val="0"/>
          <w:trHeight w:val="546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D">
            <w:pPr>
              <w:spacing w:after="220" w:lineRule="auto"/>
              <w:rPr>
                <w:color w:val="333333"/>
                <w:sz w:val="21"/>
                <w:szCs w:val="21"/>
                <w:highlight w:val="white"/>
              </w:rPr>
            </w:pPr>
            <w:r w:rsidDel="00000000" w:rsidR="00000000" w:rsidRPr="00000000">
              <w:rPr>
                <w:color w:val="333333"/>
                <w:sz w:val="21"/>
                <w:szCs w:val="21"/>
                <w:highlight w:val="white"/>
                <w:rtl w:val="0"/>
              </w:rPr>
              <w:t xml:space="preserve">CPI</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E">
            <w:pPr>
              <w:spacing w:after="220" w:lineRule="auto"/>
              <w:rPr>
                <w:color w:val="333333"/>
                <w:sz w:val="21"/>
                <w:szCs w:val="21"/>
                <w:highlight w:val="white"/>
              </w:rPr>
            </w:pPr>
            <w:r w:rsidDel="00000000" w:rsidR="00000000" w:rsidRPr="00000000">
              <w:rPr>
                <w:color w:val="333333"/>
                <w:sz w:val="21"/>
                <w:szCs w:val="21"/>
                <w:highlight w:val="white"/>
                <w:rtl w:val="0"/>
              </w:rPr>
              <w:t xml:space="preserve">Chỉ số hiệu suất chi phí</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0F">
            <w:pPr>
              <w:spacing w:after="220" w:lineRule="auto"/>
              <w:rPr>
                <w:color w:val="333333"/>
                <w:sz w:val="21"/>
                <w:szCs w:val="21"/>
                <w:highlight w:val="white"/>
              </w:rPr>
            </w:pPr>
            <w:r w:rsidDel="00000000" w:rsidR="00000000" w:rsidRPr="00000000">
              <w:rPr>
                <w:color w:val="333333"/>
                <w:sz w:val="21"/>
                <w:szCs w:val="21"/>
                <w:highlight w:val="white"/>
                <w:rtl w:val="0"/>
              </w:rPr>
              <w:t xml:space="preserve">Một thước đo hiệu quả chi phí của nguồn ngân sách được thể hiện bằng tỷ số giữa giá trị thu được với chi phí thực tế.</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0">
            <w:pPr>
              <w:spacing w:after="220" w:lineRule="auto"/>
              <w:rPr>
                <w:color w:val="333333"/>
                <w:sz w:val="21"/>
                <w:szCs w:val="21"/>
                <w:highlight w:val="white"/>
              </w:rPr>
            </w:pPr>
            <w:r w:rsidDel="00000000" w:rsidR="00000000" w:rsidRPr="00000000">
              <w:rPr>
                <w:color w:val="333333"/>
                <w:sz w:val="21"/>
                <w:szCs w:val="21"/>
                <w:highlight w:val="white"/>
                <w:rtl w:val="0"/>
              </w:rPr>
              <w:t xml:space="preserve">CPI là 1.0 có nghĩa là dự án đang theo đúng ngân sách, công việc được thực hiện cho tới hiện tại đúng ngân sách. Các giá trị khác thể hiện tỷ lệ chi phí vượt quá hoặc dưới khoản ngân sách cho công việc kế hoạch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1">
            <w:pPr>
              <w:spacing w:after="220" w:lineRule="auto"/>
              <w:rPr>
                <w:color w:val="333333"/>
                <w:sz w:val="21"/>
                <w:szCs w:val="21"/>
                <w:highlight w:val="white"/>
              </w:rPr>
            </w:pPr>
            <w:r w:rsidDel="00000000" w:rsidR="00000000" w:rsidRPr="00000000">
              <w:rPr>
                <w:color w:val="333333"/>
                <w:sz w:val="21"/>
                <w:szCs w:val="21"/>
                <w:highlight w:val="white"/>
                <w:rtl w:val="0"/>
              </w:rPr>
              <w:t xml:space="preserve">CPI = EV/AC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2">
            <w:pPr>
              <w:spacing w:after="220" w:lineRule="auto"/>
              <w:rPr>
                <w:color w:val="333333"/>
                <w:sz w:val="21"/>
                <w:szCs w:val="21"/>
                <w:highlight w:val="white"/>
              </w:rPr>
            </w:pPr>
            <w:r w:rsidDel="00000000" w:rsidR="00000000" w:rsidRPr="00000000">
              <w:rPr>
                <w:color w:val="333333"/>
                <w:sz w:val="21"/>
                <w:szCs w:val="21"/>
                <w:highlight w:val="white"/>
                <w:rtl w:val="0"/>
              </w:rPr>
              <w:t xml:space="preserve">Lớn hơn 1.0 = Dưới chi phí</w:t>
            </w:r>
          </w:p>
          <w:p w:rsidR="00000000" w:rsidDel="00000000" w:rsidP="00000000" w:rsidRDefault="00000000" w:rsidRPr="00000000" w14:paraId="00000113">
            <w:pPr>
              <w:spacing w:after="220" w:lineRule="auto"/>
              <w:rPr>
                <w:color w:val="333333"/>
                <w:sz w:val="21"/>
                <w:szCs w:val="21"/>
                <w:highlight w:val="white"/>
              </w:rPr>
            </w:pPr>
            <w:r w:rsidDel="00000000" w:rsidR="00000000" w:rsidRPr="00000000">
              <w:rPr>
                <w:color w:val="333333"/>
                <w:sz w:val="21"/>
                <w:szCs w:val="21"/>
                <w:highlight w:val="white"/>
                <w:rtl w:val="0"/>
              </w:rPr>
              <w:t xml:space="preserve">Bằng 1.0 = Đúng chi phí kế hoạch</w:t>
            </w:r>
          </w:p>
          <w:p w:rsidR="00000000" w:rsidDel="00000000" w:rsidP="00000000" w:rsidRDefault="00000000" w:rsidRPr="00000000" w14:paraId="00000114">
            <w:pPr>
              <w:spacing w:after="220" w:lineRule="auto"/>
              <w:rPr>
                <w:color w:val="333333"/>
                <w:sz w:val="21"/>
                <w:szCs w:val="21"/>
                <w:highlight w:val="white"/>
              </w:rPr>
            </w:pPr>
            <w:r w:rsidDel="00000000" w:rsidR="00000000" w:rsidRPr="00000000">
              <w:rPr>
                <w:color w:val="333333"/>
                <w:sz w:val="21"/>
                <w:szCs w:val="21"/>
                <w:highlight w:val="white"/>
                <w:rtl w:val="0"/>
              </w:rPr>
              <w:t xml:space="preserve">Nhỏ hơn 1.0 = Vượt chi phí kế hoạch</w:t>
            </w:r>
          </w:p>
        </w:tc>
      </w:tr>
      <w:tr>
        <w:trPr>
          <w:cantSplit w:val="0"/>
          <w:trHeight w:val="465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5">
            <w:pPr>
              <w:spacing w:after="220" w:lineRule="auto"/>
              <w:rPr>
                <w:color w:val="333333"/>
                <w:sz w:val="21"/>
                <w:szCs w:val="21"/>
                <w:highlight w:val="white"/>
              </w:rPr>
            </w:pPr>
            <w:r w:rsidDel="00000000" w:rsidR="00000000" w:rsidRPr="00000000">
              <w:rPr>
                <w:color w:val="333333"/>
                <w:sz w:val="21"/>
                <w:szCs w:val="21"/>
                <w:highlight w:val="white"/>
                <w:rtl w:val="0"/>
              </w:rPr>
              <w:t xml:space="preserve">SPI</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6">
            <w:pPr>
              <w:spacing w:after="220" w:lineRule="auto"/>
              <w:rPr>
                <w:color w:val="333333"/>
                <w:sz w:val="21"/>
                <w:szCs w:val="21"/>
                <w:highlight w:val="white"/>
              </w:rPr>
            </w:pPr>
            <w:r w:rsidDel="00000000" w:rsidR="00000000" w:rsidRPr="00000000">
              <w:rPr>
                <w:color w:val="333333"/>
                <w:sz w:val="21"/>
                <w:szCs w:val="21"/>
                <w:highlight w:val="white"/>
                <w:rtl w:val="0"/>
              </w:rPr>
              <w:t xml:space="preserve">Chỉ số hiệu suất tiến độ</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7">
            <w:pPr>
              <w:spacing w:after="220" w:lineRule="auto"/>
              <w:rPr>
                <w:color w:val="333333"/>
                <w:sz w:val="21"/>
                <w:szCs w:val="21"/>
                <w:highlight w:val="white"/>
              </w:rPr>
            </w:pPr>
            <w:r w:rsidDel="00000000" w:rsidR="00000000" w:rsidRPr="00000000">
              <w:rPr>
                <w:color w:val="333333"/>
                <w:sz w:val="21"/>
                <w:szCs w:val="21"/>
                <w:highlight w:val="white"/>
                <w:rtl w:val="0"/>
              </w:rPr>
              <w:t xml:space="preserve">Một thước đo hiệu quả tiến độ thể hiện bằng tỷ số giữa giá trị thu được và giá trị kế hoạch.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8">
            <w:pPr>
              <w:spacing w:after="220" w:lineRule="auto"/>
              <w:rPr>
                <w:color w:val="333333"/>
                <w:sz w:val="21"/>
                <w:szCs w:val="21"/>
                <w:highlight w:val="white"/>
              </w:rPr>
            </w:pPr>
            <w:r w:rsidDel="00000000" w:rsidR="00000000" w:rsidRPr="00000000">
              <w:rPr>
                <w:color w:val="333333"/>
                <w:sz w:val="21"/>
                <w:szCs w:val="21"/>
                <w:highlight w:val="white"/>
                <w:rtl w:val="0"/>
              </w:rPr>
              <w:t xml:space="preserve">SPI là 1.0 có nghĩa là dự án đang theo đúng tiến độ, công việc được thực hiện cho tới hiện tại đúng theo kế hoạch. Các giá trị khác thể hiện tỷ lệ chi phí vượt quá hoặc dưới khoản ngân sách cho công việc kế hoạch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9">
            <w:pPr>
              <w:spacing w:after="220" w:lineRule="auto"/>
              <w:rPr>
                <w:color w:val="333333"/>
                <w:sz w:val="21"/>
                <w:szCs w:val="21"/>
                <w:highlight w:val="white"/>
              </w:rPr>
            </w:pPr>
            <w:r w:rsidDel="00000000" w:rsidR="00000000" w:rsidRPr="00000000">
              <w:rPr>
                <w:color w:val="333333"/>
                <w:sz w:val="21"/>
                <w:szCs w:val="21"/>
                <w:highlight w:val="white"/>
                <w:rtl w:val="0"/>
              </w:rPr>
              <w:t xml:space="preserve">SPI = EV/PV</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A">
            <w:pPr>
              <w:spacing w:after="220" w:lineRule="auto"/>
              <w:rPr>
                <w:color w:val="333333"/>
                <w:sz w:val="21"/>
                <w:szCs w:val="21"/>
                <w:highlight w:val="white"/>
              </w:rPr>
            </w:pPr>
            <w:r w:rsidDel="00000000" w:rsidR="00000000" w:rsidRPr="00000000">
              <w:rPr>
                <w:color w:val="333333"/>
                <w:sz w:val="21"/>
                <w:szCs w:val="21"/>
                <w:highlight w:val="white"/>
                <w:rtl w:val="0"/>
              </w:rPr>
              <w:t xml:space="preserve">Lớn hơn 1.0 = Sớm hơn tiến độ</w:t>
            </w:r>
          </w:p>
          <w:p w:rsidR="00000000" w:rsidDel="00000000" w:rsidP="00000000" w:rsidRDefault="00000000" w:rsidRPr="00000000" w14:paraId="0000011B">
            <w:pPr>
              <w:spacing w:after="220" w:lineRule="auto"/>
              <w:rPr>
                <w:color w:val="333333"/>
                <w:sz w:val="21"/>
                <w:szCs w:val="21"/>
                <w:highlight w:val="white"/>
              </w:rPr>
            </w:pPr>
            <w:r w:rsidDel="00000000" w:rsidR="00000000" w:rsidRPr="00000000">
              <w:rPr>
                <w:color w:val="333333"/>
                <w:sz w:val="21"/>
                <w:szCs w:val="21"/>
                <w:highlight w:val="white"/>
                <w:rtl w:val="0"/>
              </w:rPr>
              <w:t xml:space="preserve">Bằng 1.0 = Đúng tiến độ</w:t>
            </w:r>
          </w:p>
          <w:p w:rsidR="00000000" w:rsidDel="00000000" w:rsidP="00000000" w:rsidRDefault="00000000" w:rsidRPr="00000000" w14:paraId="0000011C">
            <w:pPr>
              <w:spacing w:after="220" w:lineRule="auto"/>
              <w:rPr>
                <w:color w:val="333333"/>
                <w:sz w:val="21"/>
                <w:szCs w:val="21"/>
                <w:highlight w:val="white"/>
              </w:rPr>
            </w:pPr>
            <w:r w:rsidDel="00000000" w:rsidR="00000000" w:rsidRPr="00000000">
              <w:rPr>
                <w:color w:val="333333"/>
                <w:sz w:val="21"/>
                <w:szCs w:val="21"/>
                <w:highlight w:val="white"/>
                <w:rtl w:val="0"/>
              </w:rPr>
              <w:t xml:space="preserve">Nhỏ hơn 1.0 = Trễ tiến độ</w:t>
            </w:r>
          </w:p>
        </w:tc>
      </w:tr>
      <w:tr>
        <w:trPr>
          <w:cantSplit w:val="0"/>
          <w:trHeight w:val="3975"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D">
            <w:pPr>
              <w:spacing w:after="220" w:lineRule="auto"/>
              <w:rPr>
                <w:color w:val="f5183e"/>
                <w:sz w:val="21"/>
                <w:szCs w:val="21"/>
                <w:highlight w:val="white"/>
              </w:rPr>
            </w:pPr>
            <w:hyperlink r:id="rId12">
              <w:r w:rsidDel="00000000" w:rsidR="00000000" w:rsidRPr="00000000">
                <w:rPr>
                  <w:color w:val="f5183e"/>
                  <w:sz w:val="21"/>
                  <w:szCs w:val="21"/>
                  <w:highlight w:val="white"/>
                  <w:rtl w:val="0"/>
                </w:rPr>
                <w:t xml:space="preserve">EAC</w:t>
              </w:r>
            </w:hyperlink>
            <w:r w:rsidDel="00000000" w:rsidR="00000000" w:rsidRPr="00000000">
              <w:rPr>
                <w:rtl w:val="0"/>
              </w:rPr>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E">
            <w:pPr>
              <w:spacing w:after="220" w:lineRule="auto"/>
              <w:rPr>
                <w:color w:val="333333"/>
                <w:sz w:val="21"/>
                <w:szCs w:val="21"/>
                <w:highlight w:val="white"/>
              </w:rPr>
            </w:pPr>
            <w:r w:rsidDel="00000000" w:rsidR="00000000" w:rsidRPr="00000000">
              <w:rPr>
                <w:color w:val="333333"/>
                <w:sz w:val="21"/>
                <w:szCs w:val="21"/>
                <w:highlight w:val="white"/>
                <w:rtl w:val="0"/>
              </w:rPr>
              <w:t xml:space="preserve">Ước lượng chi phí thực tế khi hoàn thành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1F">
            <w:pPr>
              <w:spacing w:after="220" w:lineRule="auto"/>
              <w:rPr>
                <w:color w:val="333333"/>
                <w:sz w:val="21"/>
                <w:szCs w:val="21"/>
                <w:highlight w:val="white"/>
              </w:rPr>
            </w:pPr>
            <w:r w:rsidDel="00000000" w:rsidR="00000000" w:rsidRPr="00000000">
              <w:rPr>
                <w:color w:val="333333"/>
                <w:sz w:val="21"/>
                <w:szCs w:val="21"/>
                <w:highlight w:val="white"/>
                <w:rtl w:val="0"/>
              </w:rPr>
              <w:t xml:space="preserve">Tổng chi phí dự kiến để ​​hoàn thành toàn bộ các công việc được thể hiện bằng tổng các chi phí thực tế tính đến thời điểm hiện tại và và ước tính đến khi hoàn thành.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0">
            <w:pPr>
              <w:spacing w:after="220" w:lineRule="auto"/>
              <w:rPr>
                <w:color w:val="333333"/>
                <w:sz w:val="21"/>
                <w:szCs w:val="21"/>
                <w:highlight w:val="white"/>
              </w:rPr>
            </w:pPr>
            <w:r w:rsidDel="00000000" w:rsidR="00000000" w:rsidRPr="00000000">
              <w:rPr>
                <w:color w:val="333333"/>
                <w:sz w:val="21"/>
                <w:szCs w:val="21"/>
                <w:highlight w:val="white"/>
                <w:rtl w:val="0"/>
              </w:rPr>
              <w:t xml:space="preserve">Nếu CPI là không đổi trong thời gian còn lại của dự án, EAC được tính bằng  (1):</w:t>
            </w:r>
          </w:p>
          <w:p w:rsidR="00000000" w:rsidDel="00000000" w:rsidP="00000000" w:rsidRDefault="00000000" w:rsidRPr="00000000" w14:paraId="00000121">
            <w:pPr>
              <w:spacing w:after="220" w:lineRule="auto"/>
              <w:rPr>
                <w:color w:val="333333"/>
                <w:sz w:val="21"/>
                <w:szCs w:val="21"/>
                <w:highlight w:val="white"/>
              </w:rPr>
            </w:pPr>
            <w:r w:rsidDel="00000000" w:rsidR="00000000" w:rsidRPr="00000000">
              <w:rPr>
                <w:rtl w:val="0"/>
              </w:rPr>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2">
            <w:pPr>
              <w:spacing w:after="220" w:lineRule="auto"/>
              <w:rPr>
                <w:color w:val="333333"/>
                <w:sz w:val="21"/>
                <w:szCs w:val="21"/>
                <w:highlight w:val="white"/>
              </w:rPr>
            </w:pPr>
            <w:r w:rsidDel="00000000" w:rsidR="00000000" w:rsidRPr="00000000">
              <w:rPr>
                <w:color w:val="333333"/>
                <w:sz w:val="21"/>
                <w:szCs w:val="21"/>
                <w:highlight w:val="white"/>
                <w:rtl w:val="0"/>
              </w:rPr>
              <w:t xml:space="preserve">(1) EAC = BAC/CPI</w:t>
            </w:r>
          </w:p>
          <w:p w:rsidR="00000000" w:rsidDel="00000000" w:rsidP="00000000" w:rsidRDefault="00000000" w:rsidRPr="00000000" w14:paraId="00000123">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p w:rsidR="00000000" w:rsidDel="00000000" w:rsidP="00000000" w:rsidRDefault="00000000" w:rsidRPr="00000000" w14:paraId="00000124">
            <w:pPr>
              <w:spacing w:after="220" w:lineRule="auto"/>
              <w:rPr>
                <w:color w:val="333333"/>
                <w:sz w:val="21"/>
                <w:szCs w:val="21"/>
                <w:highlight w:val="white"/>
              </w:rPr>
            </w:pPr>
            <w:r w:rsidDel="00000000" w:rsidR="00000000" w:rsidRPr="00000000">
              <w:rPr>
                <w:rtl w:val="0"/>
              </w:rPr>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5">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tc>
      </w:tr>
      <w:tr>
        <w:trPr>
          <w:cantSplit w:val="0"/>
          <w:trHeight w:val="3975"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6">
            <w:pPr>
              <w:spacing w:after="220" w:lineRule="auto"/>
              <w:rPr>
                <w:color w:val="f5183e"/>
                <w:sz w:val="21"/>
                <w:szCs w:val="21"/>
                <w:highlight w:val="white"/>
              </w:rPr>
            </w:pPr>
            <w:r w:rsidDel="00000000" w:rsidR="00000000" w:rsidRPr="00000000">
              <w:rPr>
                <w:color w:val="f5183e"/>
                <w:sz w:val="21"/>
                <w:szCs w:val="21"/>
                <w:highlight w:val="white"/>
                <w:rtl w:val="0"/>
              </w:rPr>
              <w:t xml:space="preserve">EDAC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7">
            <w:pPr>
              <w:spacing w:after="220" w:lineRule="auto"/>
              <w:rPr>
                <w:color w:val="333333"/>
                <w:sz w:val="21"/>
                <w:szCs w:val="21"/>
                <w:highlight w:val="white"/>
              </w:rPr>
            </w:pPr>
            <w:r w:rsidDel="00000000" w:rsidR="00000000" w:rsidRPr="00000000">
              <w:rPr>
                <w:color w:val="333333"/>
                <w:sz w:val="21"/>
                <w:szCs w:val="21"/>
                <w:highlight w:val="white"/>
                <w:rtl w:val="0"/>
              </w:rPr>
              <w:t xml:space="preserve">Ước lượng tổng thời gian thực tế để  hoàn thành </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8">
            <w:pPr>
              <w:spacing w:after="220" w:lineRule="auto"/>
              <w:rPr>
                <w:color w:val="333333"/>
                <w:sz w:val="21"/>
                <w:szCs w:val="21"/>
                <w:highlight w:val="white"/>
              </w:rPr>
            </w:pPr>
            <w:r w:rsidDel="00000000" w:rsidR="00000000" w:rsidRPr="00000000">
              <w:rPr>
                <w:rtl w:val="0"/>
              </w:rPr>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9">
            <w:pPr>
              <w:spacing w:after="220" w:lineRule="auto"/>
              <w:rPr>
                <w:color w:val="333333"/>
                <w:sz w:val="21"/>
                <w:szCs w:val="21"/>
                <w:highlight w:val="white"/>
              </w:rPr>
            </w:pPr>
            <w:r w:rsidDel="00000000" w:rsidR="00000000" w:rsidRPr="00000000">
              <w:rPr>
                <w:rtl w:val="0"/>
              </w:rPr>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A">
            <w:pPr>
              <w:spacing w:after="220" w:lineRule="auto"/>
              <w:rPr>
                <w:color w:val="333333"/>
                <w:sz w:val="21"/>
                <w:szCs w:val="21"/>
                <w:highlight w:val="white"/>
              </w:rPr>
            </w:pPr>
            <w:r w:rsidDel="00000000" w:rsidR="00000000" w:rsidRPr="00000000">
              <w:rPr>
                <w:color w:val="333333"/>
                <w:sz w:val="21"/>
                <w:szCs w:val="21"/>
                <w:highlight w:val="white"/>
                <w:rtl w:val="0"/>
              </w:rPr>
              <w:t xml:space="preserve">EDAC = DAC/SPI </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B">
            <w:pPr>
              <w:spacing w:after="220" w:lineRule="auto"/>
              <w:rPr>
                <w:color w:val="333333"/>
                <w:sz w:val="21"/>
                <w:szCs w:val="21"/>
                <w:highlight w:val="white"/>
              </w:rPr>
            </w:pPr>
            <w:r w:rsidDel="00000000" w:rsidR="00000000" w:rsidRPr="00000000">
              <w:rPr>
                <w:rtl w:val="0"/>
              </w:rPr>
            </w:r>
          </w:p>
        </w:tc>
      </w:tr>
      <w:tr>
        <w:trPr>
          <w:cantSplit w:val="0"/>
          <w:trHeight w:val="3840" w:hRule="atLeast"/>
          <w:tblHeader w:val="0"/>
        </w:trPr>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C">
            <w:pPr>
              <w:spacing w:after="220" w:lineRule="auto"/>
              <w:rPr>
                <w:color w:val="333333"/>
                <w:sz w:val="21"/>
                <w:szCs w:val="21"/>
                <w:highlight w:val="white"/>
              </w:rPr>
            </w:pPr>
            <w:r w:rsidDel="00000000" w:rsidR="00000000" w:rsidRPr="00000000">
              <w:rPr>
                <w:color w:val="333333"/>
                <w:sz w:val="21"/>
                <w:szCs w:val="21"/>
                <w:highlight w:val="white"/>
                <w:rtl w:val="0"/>
              </w:rPr>
              <w:t xml:space="preserve">ETC</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D">
            <w:pPr>
              <w:spacing w:after="220" w:lineRule="auto"/>
              <w:rPr>
                <w:color w:val="333333"/>
                <w:sz w:val="21"/>
                <w:szCs w:val="21"/>
                <w:highlight w:val="white"/>
              </w:rPr>
            </w:pPr>
            <w:r w:rsidDel="00000000" w:rsidR="00000000" w:rsidRPr="00000000">
              <w:rPr>
                <w:color w:val="333333"/>
                <w:sz w:val="21"/>
                <w:szCs w:val="21"/>
                <w:highlight w:val="white"/>
                <w:rtl w:val="0"/>
              </w:rPr>
              <w:t xml:space="preserve">Ước lượng tới khi hoàn thành</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E">
            <w:pPr>
              <w:spacing w:after="220" w:lineRule="auto"/>
              <w:rPr>
                <w:color w:val="333333"/>
                <w:sz w:val="21"/>
                <w:szCs w:val="21"/>
                <w:highlight w:val="white"/>
              </w:rPr>
            </w:pPr>
            <w:r w:rsidDel="00000000" w:rsidR="00000000" w:rsidRPr="00000000">
              <w:rPr>
                <w:color w:val="333333"/>
                <w:sz w:val="21"/>
                <w:szCs w:val="21"/>
                <w:highlight w:val="white"/>
                <w:rtl w:val="0"/>
              </w:rPr>
              <w:t xml:space="preserve">Chi phí dự tính để hoàn thành các công việc còn lại của dự án.</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2F">
            <w:pPr>
              <w:spacing w:after="220" w:lineRule="auto"/>
              <w:rPr>
                <w:color w:val="333333"/>
                <w:sz w:val="21"/>
                <w:szCs w:val="21"/>
                <w:highlight w:val="white"/>
              </w:rPr>
            </w:pPr>
            <w:r w:rsidDel="00000000" w:rsidR="00000000" w:rsidRPr="00000000">
              <w:rPr>
                <w:color w:val="333333"/>
                <w:sz w:val="21"/>
                <w:szCs w:val="21"/>
                <w:highlight w:val="white"/>
                <w:rtl w:val="0"/>
              </w:rPr>
              <w:t xml:space="preserve">Giả sử công việc đang theo kế hoạch, chi phí để hoàn thành công việc còn lại được tính bằng:</w:t>
            </w:r>
          </w:p>
          <w:p w:rsidR="00000000" w:rsidDel="00000000" w:rsidP="00000000" w:rsidRDefault="00000000" w:rsidRPr="00000000" w14:paraId="00000130">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p w:rsidR="00000000" w:rsidDel="00000000" w:rsidP="00000000" w:rsidRDefault="00000000" w:rsidRPr="00000000" w14:paraId="00000131">
            <w:pPr>
              <w:spacing w:after="220" w:lineRule="auto"/>
              <w:rPr>
                <w:color w:val="333333"/>
                <w:sz w:val="21"/>
                <w:szCs w:val="21"/>
                <w:highlight w:val="white"/>
              </w:rPr>
            </w:pPr>
            <w:r w:rsidDel="00000000" w:rsidR="00000000" w:rsidRPr="00000000">
              <w:rPr>
                <w:color w:val="333333"/>
                <w:sz w:val="21"/>
                <w:szCs w:val="21"/>
                <w:highlight w:val="white"/>
                <w:rtl w:val="0"/>
              </w:rPr>
              <w:t xml:space="preserve">Ước lượng lại công việc còn lại từ dưới lên.</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32">
            <w:pPr>
              <w:spacing w:after="220" w:lineRule="auto"/>
              <w:rPr>
                <w:color w:val="333333"/>
                <w:sz w:val="21"/>
                <w:szCs w:val="21"/>
                <w:highlight w:val="white"/>
              </w:rPr>
            </w:pPr>
            <w:r w:rsidDel="00000000" w:rsidR="00000000" w:rsidRPr="00000000">
              <w:rPr>
                <w:color w:val="333333"/>
                <w:sz w:val="21"/>
                <w:szCs w:val="21"/>
                <w:highlight w:val="white"/>
                <w:rtl w:val="0"/>
              </w:rPr>
              <w:t xml:space="preserve">ETC = EAC – AC</w:t>
            </w:r>
          </w:p>
          <w:p w:rsidR="00000000" w:rsidDel="00000000" w:rsidP="00000000" w:rsidRDefault="00000000" w:rsidRPr="00000000" w14:paraId="00000133">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p w:rsidR="00000000" w:rsidDel="00000000" w:rsidP="00000000" w:rsidRDefault="00000000" w:rsidRPr="00000000" w14:paraId="00000134">
            <w:pPr>
              <w:spacing w:after="220" w:lineRule="auto"/>
              <w:rPr>
                <w:color w:val="333333"/>
                <w:sz w:val="21"/>
                <w:szCs w:val="21"/>
                <w:highlight w:val="white"/>
              </w:rPr>
            </w:pPr>
            <w:r w:rsidDel="00000000" w:rsidR="00000000" w:rsidRPr="00000000">
              <w:rPr>
                <w:color w:val="333333"/>
                <w:sz w:val="21"/>
                <w:szCs w:val="21"/>
                <w:highlight w:val="white"/>
                <w:rtl w:val="0"/>
              </w:rPr>
              <w:t xml:space="preserve">ETC = Reestimate</w:t>
            </w:r>
          </w:p>
        </w:tc>
        <w:tc>
          <w:tcPr>
            <w:tcBorders>
              <w:top w:color="e6e6e6" w:space="0" w:sz="4" w:val="single"/>
              <w:left w:color="e6e6e6" w:space="0" w:sz="4" w:val="single"/>
              <w:bottom w:color="e6e6e6" w:space="0" w:sz="4" w:val="single"/>
              <w:right w:color="e6e6e6" w:space="0" w:sz="4" w:val="single"/>
            </w:tcBorders>
            <w:shd w:fill="auto" w:val="clear"/>
            <w:tcMar>
              <w:top w:w="220.0" w:type="dxa"/>
              <w:left w:w="220.0" w:type="dxa"/>
              <w:bottom w:w="220.0" w:type="dxa"/>
              <w:right w:w="220.0" w:type="dxa"/>
            </w:tcMar>
          </w:tcPr>
          <w:p w:rsidR="00000000" w:rsidDel="00000000" w:rsidP="00000000" w:rsidRDefault="00000000" w:rsidRPr="00000000" w14:paraId="00000135">
            <w:pPr>
              <w:spacing w:after="220" w:lineRule="auto"/>
              <w:rPr>
                <w:color w:val="333333"/>
                <w:sz w:val="21"/>
                <w:szCs w:val="21"/>
                <w:highlight w:val="white"/>
              </w:rPr>
            </w:pPr>
            <w:r w:rsidDel="00000000" w:rsidR="00000000" w:rsidRPr="00000000">
              <w:rPr>
                <w:color w:val="333333"/>
                <w:sz w:val="21"/>
                <w:szCs w:val="21"/>
                <w:highlight w:val="white"/>
                <w:rtl w:val="0"/>
              </w:rPr>
              <w:t xml:space="preserve"> </w:t>
            </w:r>
          </w:p>
        </w:tc>
      </w:tr>
    </w:tbl>
    <w:p w:rsidR="00000000" w:rsidDel="00000000" w:rsidP="00000000" w:rsidRDefault="00000000" w:rsidRPr="00000000" w14:paraId="00000136">
      <w:pPr>
        <w:rPr>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2" w:customStyle="1">
    <w:name w:val="2"/>
    <w:basedOn w:val="TableNormal"/>
    <w:tblPr>
      <w:tblStyleRowBandSize w:val="1"/>
      <w:tblStyleColBandSize w:val="1"/>
      <w:tblCellMar>
        <w:top w:w="100.0" w:type="dxa"/>
        <w:left w:w="100.0" w:type="dxa"/>
        <w:bottom w:w="100.0" w:type="dxa"/>
        <w:right w:w="100.0" w:type="dxa"/>
      </w:tblCellMar>
    </w:tblPr>
  </w:style>
  <w:style w:type="table" w:styleId="1" w:customStyle="1">
    <w:name w:val="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hyperlink" Target="https://www.atoha.com/blogs/kien-thuc/eac-estimate-at-completion" TargetMode="Externa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zT3FDgVHWz4he8SfPm8/UP7ccg==">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2023-04-11T10:26:00Z</dcterms:created>
  <dc:creator>Chi Le Hoang</dc:creator>
</cp:coreProperties>
</file>